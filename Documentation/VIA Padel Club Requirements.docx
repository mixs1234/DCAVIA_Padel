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6F7DA8" w:rsidP="0012531D" w:rsidRDefault="00C55EA7" w14:paraId="70620482" w14:textId="189DA87C">
      <w:pPr>
        <w:pStyle w:val="IntenseQuote"/>
        <w:rPr>
          <w:sz w:val="40"/>
        </w:rPr>
      </w:pPr>
      <w:commentRangeStart w:id="0"/>
      <w:r>
        <w:rPr>
          <w:sz w:val="40"/>
        </w:rPr>
        <w:t xml:space="preserve"> </w:t>
      </w:r>
      <w:r w:rsidR="0050178F">
        <w:rPr>
          <w:sz w:val="40"/>
        </w:rPr>
        <w:t xml:space="preserve"> </w:t>
      </w:r>
      <w:r w:rsidRPr="005268E5" w:rsidR="00C75A33">
        <w:rPr>
          <w:sz w:val="40"/>
        </w:rPr>
        <w:t>Requirements for</w:t>
      </w:r>
      <w:r w:rsidRPr="005268E5" w:rsidR="008D7681">
        <w:rPr>
          <w:sz w:val="40"/>
        </w:rPr>
        <w:t xml:space="preserve"> VIA</w:t>
      </w:r>
      <w:r w:rsidRPr="005268E5" w:rsidR="00C75A33">
        <w:rPr>
          <w:sz w:val="40"/>
        </w:rPr>
        <w:t xml:space="preserve"> </w:t>
      </w:r>
      <w:r w:rsidR="00B01F1C">
        <w:rPr>
          <w:sz w:val="40"/>
        </w:rPr>
        <w:t>Padel Club</w:t>
      </w:r>
      <w:r w:rsidR="003E471E">
        <w:rPr>
          <w:sz w:val="40"/>
        </w:rPr>
        <w:t xml:space="preserve"> [VPC]</w:t>
      </w:r>
      <w:commentRangeEnd w:id="0"/>
      <w:r w:rsidR="00BB3491">
        <w:rPr>
          <w:rStyle w:val="CommentReference"/>
          <w:i w:val="0"/>
          <w:iCs w:val="0"/>
          <w:color w:val="auto"/>
        </w:rPr>
        <w:commentReference w:id="0"/>
      </w:r>
    </w:p>
    <w:p w:rsidR="0053702B" w:rsidP="0053702B" w:rsidRDefault="002D4B1F" w14:paraId="542088C3" w14:textId="3F7AEF90">
      <w:r>
        <w:t>In case you find errors, or missing scenarios</w:t>
      </w:r>
      <w:r w:rsidR="00A2351F">
        <w:t>, or something is unclear</w:t>
      </w:r>
      <w:r>
        <w:t>, please let me know, and I will update the document.</w:t>
      </w:r>
    </w:p>
    <w:p w:rsidR="006C63D7" w:rsidP="0053702B" w:rsidRDefault="006C63D7" w14:paraId="02FCF3FF" w14:textId="77777777"/>
    <w:p w:rsidRPr="0053702B" w:rsidR="006C63D7" w:rsidP="0053702B" w:rsidRDefault="006C63D7" w14:paraId="7036F83E" w14:textId="6615D439">
      <w:r w:rsidR="006C63D7">
        <w:rPr/>
        <w:t xml:space="preserve">In this project case various scenarios </w:t>
      </w:r>
      <w:r w:rsidR="009C79F0">
        <w:rPr/>
        <w:t>should send out an email to users. We will ignore the actual email</w:t>
      </w:r>
      <w:r w:rsidR="00A2351F">
        <w:rPr/>
        <w:t>-</w:t>
      </w:r>
      <w:del w:author="Sneha Koirala (345788)" w:date="2026-02-03T07:51:30.139Z" w:id="572399196">
        <w:r w:rsidDel="009C79F0">
          <w:delText>sending, an</w:delText>
        </w:r>
        <w:r w:rsidDel="009C79F0">
          <w:delText>d</w:delText>
        </w:r>
      </w:del>
      <w:ins w:author="Sneha Koirala (345788)" w:date="2026-02-03T07:51:30.148Z" w:id="1114601528">
        <w:r w:rsidR="64C33BEF">
          <w:t>sending and</w:t>
        </w:r>
      </w:ins>
      <w:r w:rsidR="009C79F0">
        <w:rPr/>
        <w:t xml:space="preserve"> can just fake that initially. We will, however, design the system, so it is easy to swap out</w:t>
      </w:r>
      <w:r w:rsidR="00A2351F">
        <w:rPr/>
        <w:t xml:space="preserve"> the functionality</w:t>
      </w:r>
      <w:r w:rsidR="009C79F0">
        <w:rPr/>
        <w:t>. Ideally this notification is done through “Domain Events</w:t>
      </w:r>
      <w:r w:rsidR="009C79F0">
        <w:rPr/>
        <w:t>”,</w:t>
      </w:r>
      <w:r w:rsidR="009C79F0">
        <w:rPr/>
        <w:t xml:space="preserve"> but that is outside the scope of the course.</w:t>
      </w:r>
      <w:r w:rsidR="00A16B75">
        <w:rPr/>
        <w:t xml:space="preserve"> We will take a simpler approach, introduced in session 5.</w:t>
      </w:r>
    </w:p>
    <w:p w:rsidR="00FF2E47" w:rsidP="00FF2E47" w:rsidRDefault="0053702B" w14:paraId="74FAD94B" w14:textId="08E4CCAE">
      <w:pPr>
        <w:pStyle w:val="Heading1"/>
      </w:pPr>
      <w:r>
        <w:t>Introduction to the format</w:t>
      </w:r>
    </w:p>
    <w:p w:rsidR="00C75A33" w:rsidP="00C75A33" w:rsidRDefault="00C75A33" w14:paraId="43EFFE59" w14:textId="174F44E5">
      <w:r w:rsidRPr="005268E5">
        <w:t>The requirements combine user stories with a form of use case scenarios.</w:t>
      </w:r>
      <w:r w:rsidRPr="005268E5" w:rsidR="006E4058">
        <w:t xml:space="preserve"> It’s</w:t>
      </w:r>
      <w:r w:rsidR="00B01F1C">
        <w:t xml:space="preserve"> probably</w:t>
      </w:r>
      <w:r w:rsidRPr="005268E5" w:rsidR="006E4058">
        <w:t xml:space="preserve"> a slightly different format than you are used to, but this format suits our needs well for this proje</w:t>
      </w:r>
      <w:r w:rsidRPr="005268E5" w:rsidR="00706817">
        <w:t>c</w:t>
      </w:r>
      <w:r w:rsidRPr="005268E5" w:rsidR="006E4058">
        <w:t>t.</w:t>
      </w:r>
    </w:p>
    <w:p w:rsidRPr="005268E5" w:rsidR="001A6E8D" w:rsidP="00C75A33" w:rsidRDefault="001A6E8D" w14:paraId="7CFB79D5" w14:textId="1600AE5D">
      <w:r>
        <w:t xml:space="preserve">The use cases are “small” in what they do, </w:t>
      </w:r>
      <w:r w:rsidR="00BA3FE4">
        <w:t>perhaps</w:t>
      </w:r>
      <w:r>
        <w:t xml:space="preserve"> smaller than </w:t>
      </w:r>
      <w:r w:rsidR="004076EA">
        <w:t>what would usually happen, but I wanted to show a different approach, than what you are used to.</w:t>
      </w:r>
      <w:r w:rsidR="00680356">
        <w:t xml:space="preserve"> </w:t>
      </w:r>
    </w:p>
    <w:p w:rsidRPr="005268E5" w:rsidR="008C3D5D" w:rsidP="00C75A33" w:rsidRDefault="00C75A33" w14:paraId="4A3D923F" w14:textId="640B2049">
      <w:r w:rsidRPr="005268E5">
        <w:t>The format is</w:t>
      </w:r>
      <w:r w:rsidRPr="005268E5" w:rsidR="008C3D5D">
        <w:t xml:space="preserve"> </w:t>
      </w:r>
      <w:r w:rsidR="00F03F4B">
        <w:t>explained</w:t>
      </w:r>
      <w:r w:rsidRPr="005268E5" w:rsidR="008C3D5D">
        <w:t xml:space="preserve"> below. </w:t>
      </w:r>
      <w:r w:rsidR="00F03F4B">
        <w:t>Each</w:t>
      </w:r>
      <w:r w:rsidRPr="005268E5" w:rsidR="008C3D5D">
        <w:t xml:space="preserve"> box contains a single </w:t>
      </w:r>
      <w:r w:rsidRPr="006E5902" w:rsidR="008C3D5D">
        <w:rPr>
          <w:b/>
          <w:bCs/>
        </w:rPr>
        <w:t>use case</w:t>
      </w:r>
      <w:r w:rsidRPr="005268E5" w:rsidR="008C3D5D">
        <w:t>.</w:t>
      </w:r>
    </w:p>
    <w:p w:rsidR="0073786C" w:rsidP="00C75A33" w:rsidRDefault="008A15AB" w14:paraId="28438B51" w14:textId="77777777">
      <w:r>
        <w:t>A</w:t>
      </w:r>
      <w:r w:rsidRPr="005268E5" w:rsidR="008C3D5D">
        <w:t xml:space="preserve"> use case consist</w:t>
      </w:r>
      <w:r>
        <w:t>s</w:t>
      </w:r>
      <w:r w:rsidRPr="005268E5" w:rsidR="008C3D5D">
        <w:t xml:space="preserve"> of</w:t>
      </w:r>
      <w:r w:rsidR="0073786C">
        <w:t>:</w:t>
      </w:r>
    </w:p>
    <w:p w:rsidR="0073786C" w:rsidP="0073786C" w:rsidRDefault="0073786C" w14:paraId="6B0BFE30" w14:textId="77777777">
      <w:pPr>
        <w:pStyle w:val="ListParagraph"/>
        <w:numPr>
          <w:ilvl w:val="0"/>
          <w:numId w:val="8"/>
        </w:numPr>
      </w:pPr>
      <w:r>
        <w:t>A</w:t>
      </w:r>
      <w:r w:rsidRPr="005268E5" w:rsidR="008C3D5D">
        <w:t>n ID for easy reference.</w:t>
      </w:r>
      <w:r w:rsidR="008A15AB">
        <w:t xml:space="preserve"> </w:t>
      </w:r>
    </w:p>
    <w:p w:rsidR="0073786C" w:rsidP="0073786C" w:rsidRDefault="008A15AB" w14:paraId="1E86EC9E" w14:textId="77777777">
      <w:pPr>
        <w:pStyle w:val="ListParagraph"/>
        <w:numPr>
          <w:ilvl w:val="0"/>
          <w:numId w:val="8"/>
        </w:numPr>
      </w:pPr>
      <w:r>
        <w:t>A short description.</w:t>
      </w:r>
      <w:r w:rsidRPr="005268E5" w:rsidR="008C3D5D">
        <w:t xml:space="preserve"> </w:t>
      </w:r>
    </w:p>
    <w:p w:rsidR="0073786C" w:rsidP="0073786C" w:rsidRDefault="0073786C" w14:paraId="085D11B2" w14:textId="12C7C9AA">
      <w:pPr>
        <w:pStyle w:val="ListParagraph"/>
        <w:numPr>
          <w:ilvl w:val="0"/>
          <w:numId w:val="8"/>
        </w:numPr>
      </w:pPr>
      <w:r>
        <w:t>A</w:t>
      </w:r>
      <w:r w:rsidRPr="005268E5" w:rsidR="008C3D5D">
        <w:t xml:space="preserve"> user story</w:t>
      </w:r>
      <w:r w:rsidR="006E5902">
        <w:t xml:space="preserve"> (re-arrange</w:t>
      </w:r>
      <w:r w:rsidR="005A0283">
        <w:t>d</w:t>
      </w:r>
      <w:r w:rsidR="006E5902">
        <w:t xml:space="preserve"> order)</w:t>
      </w:r>
      <w:r w:rsidR="008A15AB">
        <w:t xml:space="preserve">. </w:t>
      </w:r>
    </w:p>
    <w:p w:rsidR="00156936" w:rsidP="0073786C" w:rsidRDefault="0073786C" w14:paraId="7EC8B7C3" w14:textId="31D178C1">
      <w:pPr>
        <w:pStyle w:val="ListParagraph"/>
        <w:numPr>
          <w:ilvl w:val="0"/>
          <w:numId w:val="8"/>
        </w:numPr>
      </w:pPr>
      <w:r>
        <w:t>S</w:t>
      </w:r>
      <w:r w:rsidRPr="005268E5" w:rsidR="008C3D5D">
        <w:t xml:space="preserve">uccess and failure scenarios, written on a specific format called Gherkin. Or just </w:t>
      </w:r>
      <w:r>
        <w:t>“</w:t>
      </w:r>
      <w:r w:rsidRPr="005268E5" w:rsidR="008C3D5D">
        <w:t>given-when-then</w:t>
      </w:r>
      <w:r>
        <w:t>”</w:t>
      </w:r>
      <w:r w:rsidRPr="005268E5" w:rsidR="008C3D5D">
        <w:t>.</w:t>
      </w:r>
      <w:r w:rsidR="008A15AB">
        <w:t xml:space="preserve"> These have IDs too, e.g. S1, S2, S3 for success scenarios, and F1, F2, F3, </w:t>
      </w:r>
      <w:r w:rsidR="00156936">
        <w:t>etc</w:t>
      </w:r>
      <w:r w:rsidR="008A15AB">
        <w:t xml:space="preserve"> for failure scenarios. This is, again, for easy reference, and tracking of what is implemented. </w:t>
      </w:r>
      <w:r w:rsidR="00F07C91">
        <w:t>This means you mark UC4.S3 as completed, and so on.</w:t>
      </w:r>
    </w:p>
    <w:p w:rsidRPr="00656FCA" w:rsidR="00656FCA" w:rsidP="00656FCA" w:rsidRDefault="00656FCA" w14:paraId="59EFB3E4" w14:textId="7907E71C">
      <w:r>
        <w:t xml:space="preserve">The </w:t>
      </w:r>
      <w:r>
        <w:rPr>
          <w:u w:val="single"/>
        </w:rPr>
        <w:t>given</w:t>
      </w:r>
      <w:r>
        <w:t xml:space="preserve"> part </w:t>
      </w:r>
      <w:r w:rsidR="005B04F4">
        <w:t xml:space="preserve">are the prerequisites for the scenario, what should be in place. They can quickly become elaborate, with a long list of things, but you will find most of them in this document are short. The hope is that various preconditions are checked by various scenarios. So instead of listing all of them for each scenario, I list the most relevant ones. It is assumed you setup the rest of the implicit preconditions </w:t>
      </w:r>
      <w:r w:rsidR="00C4596C">
        <w:t xml:space="preserve">correctly </w:t>
      </w:r>
      <w:r w:rsidR="005B04F4">
        <w:t>during your testing</w:t>
      </w:r>
      <w:r w:rsidR="00C4596C">
        <w:t>, as they should be fairly obvious.</w:t>
      </w:r>
    </w:p>
    <w:p w:rsidR="0078482A" w:rsidP="00C75A33" w:rsidRDefault="00197C26" w14:paraId="75D0F0E5" w14:textId="356C2864">
      <w:r w:rsidRPr="00197C26">
        <w:rPr>
          <w:b/>
          <w:bCs/>
        </w:rPr>
        <w:t>NOTE:</w:t>
      </w:r>
      <w:r>
        <w:t xml:space="preserve"> </w:t>
      </w:r>
      <w:r w:rsidR="008A15AB">
        <w:t>Some scenarios cannot be implemented right away. Some depends on other scenarios or</w:t>
      </w:r>
      <w:r w:rsidR="00F07C91">
        <w:t xml:space="preserve"> other</w:t>
      </w:r>
      <w:r w:rsidR="008A15AB">
        <w:t xml:space="preserve"> use cases.</w:t>
      </w:r>
      <w:r w:rsidR="00FA77DB">
        <w:t xml:space="preserve"> </w:t>
      </w:r>
    </w:p>
    <w:p w:rsidR="00C75A33" w:rsidP="00C75A33" w:rsidRDefault="0078482A" w14:paraId="792E857A" w14:textId="7FDDBDB5">
      <w:r>
        <w:t>O</w:t>
      </w:r>
      <w:r w:rsidR="00FA77DB">
        <w:t xml:space="preserve">ther scenarios depend on implementation techniques explained </w:t>
      </w:r>
      <w:r w:rsidR="008370BC">
        <w:t>in session 5.</w:t>
      </w:r>
    </w:p>
    <w:p w:rsidR="00B5731A" w:rsidP="00C75A33" w:rsidRDefault="0043190E" w14:paraId="5700B63F" w14:textId="5252FED4">
      <w:r>
        <w:t>Sometimes example data is provided between pipes: | example data |</w:t>
      </w:r>
      <w:r w:rsidR="00990F5A">
        <w:t>.</w:t>
      </w:r>
    </w:p>
    <w:p w:rsidR="00B5731A" w:rsidRDefault="00B5731A" w14:paraId="37115CA8" w14:textId="77777777">
      <w:r>
        <w:br w:type="page"/>
      </w:r>
    </w:p>
    <w:p w:rsidR="0043190E" w:rsidP="00C75A33" w:rsidRDefault="00B5731A" w14:paraId="069A1A5B" w14:textId="1FD5C2A1">
      <w:r>
        <w:t>Example use case format:</w:t>
      </w:r>
    </w:p>
    <w:p w:rsidR="007B56C2" w:rsidP="00C75A33" w:rsidRDefault="007B56C2" w14:paraId="430D0276" w14:textId="77777777"/>
    <w:p w:rsidRPr="005268E5" w:rsidR="00DA2567" w:rsidP="00C75A33" w:rsidRDefault="00DA2567" w14:paraId="45E0B09D" w14:textId="3493A58B">
      <w:r>
        <w:t xml:space="preserve">&lt;Use case </w:t>
      </w:r>
      <w:r w:rsidR="002A24A0">
        <w:t>ID&gt; - &lt;Short description&gt;</w:t>
      </w:r>
    </w:p>
    <w:tbl>
      <w:tblPr>
        <w:tblStyle w:val="TableGrid"/>
        <w:tblW w:w="0" w:type="auto"/>
        <w:tblLook w:val="04A0" w:firstRow="1" w:lastRow="0" w:firstColumn="1" w:lastColumn="0" w:noHBand="0" w:noVBand="1"/>
      </w:tblPr>
      <w:tblGrid>
        <w:gridCol w:w="9608"/>
      </w:tblGrid>
      <w:tr w:rsidRPr="005268E5" w:rsidR="00C75A33" w:rsidTr="00C450D5" w14:paraId="46AB90B6" w14:textId="77777777">
        <w:tc>
          <w:tcPr>
            <w:tcW w:w="9628" w:type="dxa"/>
            <w:tcBorders>
              <w:top w:val="double" w:color="000000" w:themeColor="text1" w:sz="4" w:space="0"/>
              <w:left w:val="double" w:color="000000" w:themeColor="text1" w:sz="4" w:space="0"/>
              <w:bottom w:val="double" w:color="000000" w:themeColor="text1" w:sz="4" w:space="0"/>
              <w:right w:val="double" w:color="000000" w:themeColor="text1" w:sz="4" w:space="0"/>
            </w:tcBorders>
          </w:tcPr>
          <w:p w:rsidRPr="005268E5" w:rsidR="00C75A33" w:rsidP="00C75A33" w:rsidRDefault="00C75A33" w14:paraId="5DDDDB0D" w14:textId="5963D9A7">
            <w:r w:rsidRPr="005268E5">
              <w:t>User story on the format:</w:t>
            </w:r>
          </w:p>
          <w:p w:rsidRPr="005268E5" w:rsidR="00C75A33" w:rsidP="00C75A33" w:rsidRDefault="002540D6" w14:paraId="1F25A0BC" w14:textId="3B35DEFD">
            <w:r w:rsidRPr="005268E5">
              <w:rPr>
                <w:b/>
              </w:rPr>
              <w:t>In order to … [business value first]</w:t>
            </w:r>
          </w:p>
          <w:p w:rsidRPr="005268E5" w:rsidR="00C75A33" w:rsidP="00C75A33" w:rsidRDefault="002540D6" w14:paraId="01940C24" w14:textId="46E478C6">
            <w:r w:rsidRPr="005268E5">
              <w:rPr>
                <w:b/>
              </w:rPr>
              <w:t>As a …</w:t>
            </w:r>
            <w:r w:rsidRPr="005268E5" w:rsidR="00C450D5">
              <w:rPr>
                <w:b/>
              </w:rPr>
              <w:t xml:space="preserve"> [some user type]</w:t>
            </w:r>
          </w:p>
          <w:p w:rsidR="00C75A33" w:rsidP="00C75A33" w:rsidRDefault="002540D6" w14:paraId="27A26B44" w14:textId="4A7CC8D1">
            <w:pPr>
              <w:rPr>
                <w:b/>
              </w:rPr>
            </w:pPr>
            <w:r w:rsidRPr="005268E5">
              <w:rPr>
                <w:b/>
              </w:rPr>
              <w:t>I want to …</w:t>
            </w:r>
            <w:r w:rsidRPr="005268E5" w:rsidR="00C450D5">
              <w:rPr>
                <w:b/>
              </w:rPr>
              <w:t xml:space="preserve"> [some feature]</w:t>
            </w:r>
          </w:p>
          <w:p w:rsidR="00DA2567" w:rsidP="00C75A33" w:rsidRDefault="00DA2567" w14:paraId="10E75524" w14:textId="77777777">
            <w:pPr>
              <w:rPr>
                <w:b/>
              </w:rPr>
            </w:pPr>
          </w:p>
          <w:p w:rsidRPr="005268E5" w:rsidR="00DA2567" w:rsidP="00C75A33" w:rsidRDefault="00DA2567" w14:paraId="1D734E0F" w14:textId="52FCF579">
            <w:r>
              <w:rPr>
                <w:b/>
              </w:rPr>
              <w:t>[Optional comments]</w:t>
            </w:r>
          </w:p>
          <w:p w:rsidRPr="005268E5" w:rsidR="00C75A33" w:rsidP="00463C18" w:rsidRDefault="00C75A33" w14:paraId="3A1DDC61" w14:textId="2248373B">
            <w:pPr>
              <w:pStyle w:val="Heading3"/>
              <w:jc w:val="center"/>
            </w:pPr>
            <w:r w:rsidRPr="005268E5">
              <w:t>Success scenarios</w:t>
            </w:r>
          </w:p>
          <w:tbl>
            <w:tblPr>
              <w:tblStyle w:val="TableGrid"/>
              <w:tblW w:w="0" w:type="auto"/>
              <w:tblLook w:val="04A0" w:firstRow="1" w:lastRow="0" w:firstColumn="1" w:lastColumn="0" w:noHBand="0" w:noVBand="1"/>
            </w:tblPr>
            <w:tblGrid>
              <w:gridCol w:w="4691"/>
              <w:gridCol w:w="4691"/>
            </w:tblGrid>
            <w:tr w:rsidRPr="005268E5" w:rsidR="00C75A33" w:rsidTr="00C75A33" w14:paraId="1DD7699A" w14:textId="77777777">
              <w:tc>
                <w:tcPr>
                  <w:tcW w:w="4701" w:type="dxa"/>
                </w:tcPr>
                <w:p w:rsidR="008A15AB" w:rsidP="00C75A33" w:rsidRDefault="008A15AB" w14:paraId="556FDD7D" w14:textId="32BF5987">
                  <w:pPr>
                    <w:rPr>
                      <w:b/>
                    </w:rPr>
                  </w:pPr>
                  <w:r>
                    <w:rPr>
                      <w:b/>
                    </w:rPr>
                    <w:t>S1</w:t>
                  </w:r>
                </w:p>
                <w:p w:rsidRPr="005268E5" w:rsidR="00C75A33" w:rsidP="00C75A33" w:rsidRDefault="00C75A33" w14:paraId="3FE1B04D" w14:textId="74114423">
                  <w:r w:rsidRPr="005268E5">
                    <w:rPr>
                      <w:b/>
                    </w:rPr>
                    <w:t xml:space="preserve">Given </w:t>
                  </w:r>
                  <w:r w:rsidRPr="005268E5">
                    <w:t>…</w:t>
                  </w:r>
                </w:p>
                <w:p w:rsidRPr="005268E5" w:rsidR="00C75A33" w:rsidP="00C75A33" w:rsidRDefault="00DD0276" w14:paraId="0004EA3A" w14:textId="5AF1A241">
                  <w:pPr>
                    <w:rPr>
                      <w:b/>
                      <w:i/>
                    </w:rPr>
                  </w:pPr>
                  <w:r w:rsidRPr="005268E5">
                    <w:rPr>
                      <w:b/>
                      <w:i/>
                    </w:rPr>
                    <w:t xml:space="preserve">    </w:t>
                  </w:r>
                  <w:r w:rsidRPr="005268E5" w:rsidR="00C75A33">
                    <w:rPr>
                      <w:b/>
                      <w:i/>
                    </w:rPr>
                    <w:t>[And …]</w:t>
                  </w:r>
                  <w:r w:rsidR="002414A5">
                    <w:rPr>
                      <w:b/>
                      <w:i/>
                    </w:rPr>
                    <w:t xml:space="preserve"> </w:t>
                  </w:r>
                  <w:r w:rsidRPr="002414A5" w:rsidR="002414A5">
                    <w:rPr>
                      <w:rFonts w:ascii="Wingdings" w:hAnsi="Wingdings" w:eastAsia="Wingdings" w:cs="Wingdings"/>
                      <w:b/>
                      <w:i/>
                    </w:rPr>
                    <w:t>ß</w:t>
                  </w:r>
                  <w:r w:rsidR="002414A5">
                    <w:rPr>
                      <w:b/>
                      <w:i/>
                    </w:rPr>
                    <w:t xml:space="preserve"> this means optional</w:t>
                  </w:r>
                </w:p>
                <w:p w:rsidRPr="005268E5" w:rsidR="00C75A33" w:rsidP="00C75A33" w:rsidRDefault="00C75A33" w14:paraId="50353E88" w14:textId="099CFEA9">
                  <w:r w:rsidRPr="005268E5">
                    <w:rPr>
                      <w:b/>
                    </w:rPr>
                    <w:t>When …</w:t>
                  </w:r>
                </w:p>
                <w:p w:rsidRPr="005268E5" w:rsidR="00C75A33" w:rsidP="00C75A33" w:rsidRDefault="00C75A33" w14:paraId="4D0019BE" w14:textId="77777777">
                  <w:r w:rsidRPr="005268E5">
                    <w:rPr>
                      <w:b/>
                    </w:rPr>
                    <w:t>Then</w:t>
                  </w:r>
                  <w:r w:rsidRPr="005268E5">
                    <w:t xml:space="preserve"> …</w:t>
                  </w:r>
                </w:p>
                <w:p w:rsidRPr="005268E5" w:rsidR="00C75A33" w:rsidP="00C75A33" w:rsidRDefault="00DD0276" w14:paraId="0D9DF6C6" w14:textId="65110A59">
                  <w:pPr>
                    <w:rPr>
                      <w:b/>
                      <w:i/>
                    </w:rPr>
                  </w:pPr>
                  <w:r w:rsidRPr="005268E5">
                    <w:rPr>
                      <w:b/>
                      <w:i/>
                    </w:rPr>
                    <w:t xml:space="preserve">    </w:t>
                  </w:r>
                  <w:r w:rsidRPr="005268E5" w:rsidR="00C75A33">
                    <w:rPr>
                      <w:b/>
                      <w:i/>
                    </w:rPr>
                    <w:t>[And …]</w:t>
                  </w:r>
                </w:p>
              </w:tc>
              <w:tc>
                <w:tcPr>
                  <w:tcW w:w="4701" w:type="dxa"/>
                </w:tcPr>
                <w:p w:rsidR="008A15AB" w:rsidP="00C75A33" w:rsidRDefault="008A15AB" w14:paraId="61F1E239" w14:textId="387507AB">
                  <w:pPr>
                    <w:rPr>
                      <w:b/>
                    </w:rPr>
                  </w:pPr>
                  <w:r>
                    <w:rPr>
                      <w:b/>
                    </w:rPr>
                    <w:t>S2</w:t>
                  </w:r>
                </w:p>
                <w:p w:rsidRPr="005268E5" w:rsidR="00C75A33" w:rsidP="00C75A33" w:rsidRDefault="00C75A33" w14:paraId="23E435D1" w14:textId="71DA6216">
                  <w:r w:rsidRPr="005268E5">
                    <w:rPr>
                      <w:b/>
                    </w:rPr>
                    <w:t xml:space="preserve">Given </w:t>
                  </w:r>
                  <w:r w:rsidRPr="005268E5">
                    <w:t>…</w:t>
                  </w:r>
                </w:p>
                <w:p w:rsidRPr="005268E5" w:rsidR="00C75A33" w:rsidP="00C75A33" w:rsidRDefault="00DD0276" w14:paraId="04F14E20" w14:textId="0939FB59">
                  <w:pPr>
                    <w:rPr>
                      <w:b/>
                      <w:i/>
                    </w:rPr>
                  </w:pPr>
                  <w:r w:rsidRPr="005268E5">
                    <w:rPr>
                      <w:b/>
                      <w:i/>
                    </w:rPr>
                    <w:t xml:space="preserve">    </w:t>
                  </w:r>
                  <w:r w:rsidRPr="005268E5" w:rsidR="00C75A33">
                    <w:rPr>
                      <w:b/>
                      <w:i/>
                    </w:rPr>
                    <w:t>[And …]</w:t>
                  </w:r>
                </w:p>
                <w:p w:rsidRPr="005268E5" w:rsidR="00C75A33" w:rsidP="00C75A33" w:rsidRDefault="00C75A33" w14:paraId="384EC1C5" w14:textId="77777777">
                  <w:r w:rsidRPr="005268E5">
                    <w:rPr>
                      <w:b/>
                    </w:rPr>
                    <w:t>When …</w:t>
                  </w:r>
                </w:p>
                <w:p w:rsidRPr="005268E5" w:rsidR="00C75A33" w:rsidP="00C75A33" w:rsidRDefault="00C75A33" w14:paraId="406C797C" w14:textId="77777777">
                  <w:r w:rsidRPr="005268E5">
                    <w:rPr>
                      <w:b/>
                    </w:rPr>
                    <w:t>Then</w:t>
                  </w:r>
                  <w:r w:rsidRPr="005268E5">
                    <w:t xml:space="preserve"> …</w:t>
                  </w:r>
                </w:p>
                <w:p w:rsidRPr="005268E5" w:rsidR="00C75A33" w:rsidP="00C75A33" w:rsidRDefault="00DD0276" w14:paraId="0010C161" w14:textId="67699218">
                  <w:r w:rsidRPr="005268E5">
                    <w:rPr>
                      <w:b/>
                      <w:i/>
                    </w:rPr>
                    <w:t xml:space="preserve">    </w:t>
                  </w:r>
                  <w:r w:rsidRPr="005268E5" w:rsidR="00C75A33">
                    <w:rPr>
                      <w:b/>
                      <w:i/>
                    </w:rPr>
                    <w:t>[And …]</w:t>
                  </w:r>
                </w:p>
              </w:tc>
            </w:tr>
          </w:tbl>
          <w:p w:rsidRPr="005268E5" w:rsidR="00C75A33" w:rsidP="00C75A33" w:rsidRDefault="00C75A33" w14:paraId="477B9EEF" w14:textId="6C8D221E"/>
          <w:p w:rsidRPr="005268E5" w:rsidR="00C75A33" w:rsidP="00463C18" w:rsidRDefault="00C75A33" w14:paraId="7D62DD4B" w14:textId="0E54781F">
            <w:pPr>
              <w:pStyle w:val="Heading3"/>
              <w:jc w:val="center"/>
            </w:pPr>
            <w:r w:rsidRPr="005268E5">
              <w:t>Failure scenarios</w:t>
            </w:r>
          </w:p>
          <w:tbl>
            <w:tblPr>
              <w:tblStyle w:val="TableGrid"/>
              <w:tblW w:w="0" w:type="auto"/>
              <w:tblLook w:val="04A0" w:firstRow="1" w:lastRow="0" w:firstColumn="1" w:lastColumn="0" w:noHBand="0" w:noVBand="1"/>
            </w:tblPr>
            <w:tblGrid>
              <w:gridCol w:w="4692"/>
              <w:gridCol w:w="4690"/>
            </w:tblGrid>
            <w:tr w:rsidRPr="005268E5" w:rsidR="00C75A33" w:rsidTr="004508EF" w14:paraId="1772D8AF" w14:textId="77777777">
              <w:tc>
                <w:tcPr>
                  <w:tcW w:w="4701" w:type="dxa"/>
                </w:tcPr>
                <w:p w:rsidR="008A15AB" w:rsidP="00C75A33" w:rsidRDefault="008A15AB" w14:paraId="20FB655E" w14:textId="33CAE859">
                  <w:pPr>
                    <w:rPr>
                      <w:b/>
                    </w:rPr>
                  </w:pPr>
                  <w:r>
                    <w:rPr>
                      <w:b/>
                    </w:rPr>
                    <w:t>F1</w:t>
                  </w:r>
                  <w:r w:rsidR="00977322">
                    <w:rPr>
                      <w:b/>
                    </w:rPr>
                    <w:t xml:space="preserve"> – Short title describing scenario</w:t>
                  </w:r>
                </w:p>
                <w:p w:rsidRPr="005268E5" w:rsidR="00C75A33" w:rsidP="00C75A33" w:rsidRDefault="00C75A33" w14:paraId="6309D6E1" w14:textId="7CB4039C">
                  <w:r w:rsidRPr="005268E5">
                    <w:rPr>
                      <w:b/>
                    </w:rPr>
                    <w:t xml:space="preserve">Given </w:t>
                  </w:r>
                  <w:r w:rsidRPr="005268E5">
                    <w:t>…</w:t>
                  </w:r>
                </w:p>
                <w:p w:rsidRPr="005268E5" w:rsidR="00C75A33" w:rsidP="00C75A33" w:rsidRDefault="00DD0276" w14:paraId="0B8560BD" w14:textId="556B2F63">
                  <w:pPr>
                    <w:rPr>
                      <w:b/>
                      <w:i/>
                    </w:rPr>
                  </w:pPr>
                  <w:r w:rsidRPr="005268E5">
                    <w:rPr>
                      <w:b/>
                      <w:i/>
                    </w:rPr>
                    <w:t xml:space="preserve">    </w:t>
                  </w:r>
                  <w:r w:rsidRPr="005268E5" w:rsidR="00C75A33">
                    <w:rPr>
                      <w:b/>
                      <w:i/>
                    </w:rPr>
                    <w:t>[And …]</w:t>
                  </w:r>
                </w:p>
                <w:p w:rsidRPr="005268E5" w:rsidR="00C75A33" w:rsidP="00C75A33" w:rsidRDefault="00C75A33" w14:paraId="16DCF4D3" w14:textId="77777777">
                  <w:r w:rsidRPr="005268E5">
                    <w:rPr>
                      <w:b/>
                    </w:rPr>
                    <w:t>When …</w:t>
                  </w:r>
                </w:p>
                <w:p w:rsidRPr="005268E5" w:rsidR="00C75A33" w:rsidP="00C75A33" w:rsidRDefault="00C75A33" w14:paraId="35A9050A" w14:textId="77777777">
                  <w:r w:rsidRPr="005268E5">
                    <w:rPr>
                      <w:b/>
                    </w:rPr>
                    <w:t>Then</w:t>
                  </w:r>
                  <w:r w:rsidRPr="005268E5">
                    <w:t xml:space="preserve"> …</w:t>
                  </w:r>
                </w:p>
                <w:p w:rsidRPr="005268E5" w:rsidR="00C75A33" w:rsidP="00C75A33" w:rsidRDefault="00DD0276" w14:paraId="303327ED" w14:textId="23C66E58">
                  <w:pPr>
                    <w:rPr>
                      <w:b/>
                      <w:i/>
                    </w:rPr>
                  </w:pPr>
                  <w:r w:rsidRPr="005268E5">
                    <w:rPr>
                      <w:b/>
                      <w:i/>
                    </w:rPr>
                    <w:t xml:space="preserve">    </w:t>
                  </w:r>
                  <w:r w:rsidRPr="005268E5" w:rsidR="00C75A33">
                    <w:rPr>
                      <w:b/>
                      <w:i/>
                    </w:rPr>
                    <w:t>[And …]</w:t>
                  </w:r>
                </w:p>
              </w:tc>
              <w:tc>
                <w:tcPr>
                  <w:tcW w:w="4701" w:type="dxa"/>
                </w:tcPr>
                <w:p w:rsidR="008A15AB" w:rsidP="00C75A33" w:rsidRDefault="008A15AB" w14:paraId="41AC806E" w14:textId="3C2256F8">
                  <w:pPr>
                    <w:rPr>
                      <w:b/>
                    </w:rPr>
                  </w:pPr>
                  <w:r>
                    <w:rPr>
                      <w:b/>
                    </w:rPr>
                    <w:t>F2</w:t>
                  </w:r>
                </w:p>
                <w:p w:rsidRPr="005268E5" w:rsidR="00C75A33" w:rsidP="00C75A33" w:rsidRDefault="00C75A33" w14:paraId="358F7A07" w14:textId="0FBC30E5">
                  <w:r w:rsidRPr="005268E5">
                    <w:rPr>
                      <w:b/>
                    </w:rPr>
                    <w:t xml:space="preserve">Given </w:t>
                  </w:r>
                  <w:r w:rsidRPr="005268E5">
                    <w:t>…</w:t>
                  </w:r>
                </w:p>
                <w:p w:rsidRPr="005268E5" w:rsidR="00C75A33" w:rsidP="00C75A33" w:rsidRDefault="00DD0276" w14:paraId="5C492A98" w14:textId="4B6DFD6D">
                  <w:pPr>
                    <w:rPr>
                      <w:b/>
                      <w:i/>
                    </w:rPr>
                  </w:pPr>
                  <w:r w:rsidRPr="005268E5">
                    <w:rPr>
                      <w:b/>
                      <w:i/>
                    </w:rPr>
                    <w:t xml:space="preserve">    </w:t>
                  </w:r>
                  <w:r w:rsidRPr="005268E5" w:rsidR="00C75A33">
                    <w:rPr>
                      <w:b/>
                      <w:i/>
                    </w:rPr>
                    <w:t>[And …]</w:t>
                  </w:r>
                </w:p>
                <w:p w:rsidRPr="005268E5" w:rsidR="00C75A33" w:rsidP="00C75A33" w:rsidRDefault="00C75A33" w14:paraId="7DF3F111" w14:textId="77777777">
                  <w:r w:rsidRPr="005268E5">
                    <w:rPr>
                      <w:b/>
                    </w:rPr>
                    <w:t>When …</w:t>
                  </w:r>
                </w:p>
                <w:p w:rsidRPr="005268E5" w:rsidR="00C75A33" w:rsidP="00C75A33" w:rsidRDefault="00C75A33" w14:paraId="12740FF1" w14:textId="77777777">
                  <w:r w:rsidRPr="005268E5">
                    <w:rPr>
                      <w:b/>
                    </w:rPr>
                    <w:t>Then</w:t>
                  </w:r>
                  <w:r w:rsidRPr="005268E5">
                    <w:t xml:space="preserve"> …</w:t>
                  </w:r>
                </w:p>
                <w:p w:rsidRPr="005268E5" w:rsidR="00C75A33" w:rsidP="00C75A33" w:rsidRDefault="00DD0276" w14:paraId="09944049" w14:textId="7ACA6D03">
                  <w:r w:rsidRPr="005268E5">
                    <w:rPr>
                      <w:b/>
                      <w:i/>
                    </w:rPr>
                    <w:t xml:space="preserve">    </w:t>
                  </w:r>
                  <w:r w:rsidRPr="005268E5" w:rsidR="00C75A33">
                    <w:rPr>
                      <w:b/>
                      <w:i/>
                    </w:rPr>
                    <w:t>[And …]</w:t>
                  </w:r>
                </w:p>
              </w:tc>
            </w:tr>
            <w:tr w:rsidRPr="005268E5" w:rsidR="00C75A33" w:rsidTr="004508EF" w14:paraId="65662792" w14:textId="77777777">
              <w:tc>
                <w:tcPr>
                  <w:tcW w:w="4701" w:type="dxa"/>
                </w:tcPr>
                <w:p w:rsidR="008A15AB" w:rsidP="00C75A33" w:rsidRDefault="008A15AB" w14:paraId="2494703D" w14:textId="11063533">
                  <w:pPr>
                    <w:rPr>
                      <w:b/>
                    </w:rPr>
                  </w:pPr>
                  <w:r>
                    <w:rPr>
                      <w:b/>
                    </w:rPr>
                    <w:t>F3</w:t>
                  </w:r>
                </w:p>
                <w:p w:rsidRPr="005268E5" w:rsidR="00C75A33" w:rsidP="00C75A33" w:rsidRDefault="00C75A33" w14:paraId="2BEF72D7" w14:textId="0C6F4AC7">
                  <w:r w:rsidRPr="005268E5">
                    <w:rPr>
                      <w:b/>
                    </w:rPr>
                    <w:t xml:space="preserve">Given </w:t>
                  </w:r>
                  <w:r w:rsidRPr="005268E5">
                    <w:t>…</w:t>
                  </w:r>
                </w:p>
                <w:p w:rsidRPr="005268E5" w:rsidR="00C75A33" w:rsidP="00C75A33" w:rsidRDefault="00DD0276" w14:paraId="1C155D9A" w14:textId="3E725A63">
                  <w:pPr>
                    <w:rPr>
                      <w:b/>
                      <w:i/>
                    </w:rPr>
                  </w:pPr>
                  <w:r w:rsidRPr="005268E5">
                    <w:rPr>
                      <w:b/>
                      <w:i/>
                    </w:rPr>
                    <w:t xml:space="preserve">    </w:t>
                  </w:r>
                  <w:r w:rsidRPr="005268E5" w:rsidR="00C75A33">
                    <w:rPr>
                      <w:b/>
                      <w:i/>
                    </w:rPr>
                    <w:t>[And …]</w:t>
                  </w:r>
                </w:p>
                <w:p w:rsidRPr="005268E5" w:rsidR="00C75A33" w:rsidP="00C75A33" w:rsidRDefault="00C75A33" w14:paraId="7AB498F6" w14:textId="77777777">
                  <w:r w:rsidRPr="005268E5">
                    <w:rPr>
                      <w:b/>
                    </w:rPr>
                    <w:t>When …</w:t>
                  </w:r>
                </w:p>
                <w:p w:rsidRPr="005268E5" w:rsidR="00C75A33" w:rsidP="00C75A33" w:rsidRDefault="00C75A33" w14:paraId="7D5D0229" w14:textId="77777777">
                  <w:r w:rsidRPr="005268E5">
                    <w:rPr>
                      <w:b/>
                    </w:rPr>
                    <w:t>Then</w:t>
                  </w:r>
                  <w:r w:rsidRPr="005268E5">
                    <w:t xml:space="preserve"> …</w:t>
                  </w:r>
                </w:p>
                <w:p w:rsidRPr="005268E5" w:rsidR="00C75A33" w:rsidP="00C75A33" w:rsidRDefault="00DD0276" w14:paraId="7428D534" w14:textId="2C7CD2FC">
                  <w:pPr>
                    <w:rPr>
                      <w:b/>
                      <w:i/>
                    </w:rPr>
                  </w:pPr>
                  <w:r w:rsidRPr="005268E5">
                    <w:rPr>
                      <w:b/>
                      <w:i/>
                    </w:rPr>
                    <w:t xml:space="preserve">    </w:t>
                  </w:r>
                  <w:r w:rsidRPr="005268E5" w:rsidR="00C75A33">
                    <w:rPr>
                      <w:b/>
                      <w:i/>
                    </w:rPr>
                    <w:t>[And …]</w:t>
                  </w:r>
                </w:p>
              </w:tc>
              <w:tc>
                <w:tcPr>
                  <w:tcW w:w="4701" w:type="dxa"/>
                </w:tcPr>
                <w:p w:rsidR="008A15AB" w:rsidP="00C75A33" w:rsidRDefault="008A15AB" w14:paraId="736219F7" w14:textId="12BBAC6C">
                  <w:pPr>
                    <w:rPr>
                      <w:b/>
                    </w:rPr>
                  </w:pPr>
                  <w:r>
                    <w:rPr>
                      <w:b/>
                    </w:rPr>
                    <w:t>F4</w:t>
                  </w:r>
                </w:p>
                <w:p w:rsidRPr="005268E5" w:rsidR="00C75A33" w:rsidP="00C75A33" w:rsidRDefault="00C75A33" w14:paraId="5D8824E6" w14:textId="36339183">
                  <w:r w:rsidRPr="005268E5">
                    <w:rPr>
                      <w:b/>
                    </w:rPr>
                    <w:t xml:space="preserve">Given </w:t>
                  </w:r>
                  <w:r w:rsidRPr="005268E5">
                    <w:t>…</w:t>
                  </w:r>
                </w:p>
                <w:p w:rsidRPr="005268E5" w:rsidR="00C75A33" w:rsidP="00C75A33" w:rsidRDefault="00DD0276" w14:paraId="4AFC72E1" w14:textId="36E5510C">
                  <w:pPr>
                    <w:rPr>
                      <w:b/>
                      <w:i/>
                    </w:rPr>
                  </w:pPr>
                  <w:r w:rsidRPr="005268E5">
                    <w:rPr>
                      <w:b/>
                      <w:i/>
                    </w:rPr>
                    <w:t xml:space="preserve">    </w:t>
                  </w:r>
                  <w:r w:rsidRPr="005268E5" w:rsidR="00C75A33">
                    <w:rPr>
                      <w:b/>
                      <w:i/>
                    </w:rPr>
                    <w:t>[And …]</w:t>
                  </w:r>
                </w:p>
                <w:p w:rsidRPr="005268E5" w:rsidR="00C75A33" w:rsidP="00C75A33" w:rsidRDefault="00C75A33" w14:paraId="51D00E15" w14:textId="77777777">
                  <w:r w:rsidRPr="005268E5">
                    <w:rPr>
                      <w:b/>
                    </w:rPr>
                    <w:t>When …</w:t>
                  </w:r>
                </w:p>
                <w:p w:rsidRPr="005268E5" w:rsidR="00C75A33" w:rsidP="00C75A33" w:rsidRDefault="00C75A33" w14:paraId="35B92E7F" w14:textId="77777777">
                  <w:r w:rsidRPr="005268E5">
                    <w:rPr>
                      <w:b/>
                    </w:rPr>
                    <w:t>Then</w:t>
                  </w:r>
                  <w:r w:rsidRPr="005268E5">
                    <w:t xml:space="preserve"> …</w:t>
                  </w:r>
                </w:p>
                <w:p w:rsidRPr="005268E5" w:rsidR="00C75A33" w:rsidP="00C75A33" w:rsidRDefault="00DD0276" w14:paraId="1C398313" w14:textId="218EF7C9">
                  <w:r w:rsidRPr="005268E5">
                    <w:rPr>
                      <w:b/>
                      <w:i/>
                    </w:rPr>
                    <w:t xml:space="preserve">    </w:t>
                  </w:r>
                  <w:r w:rsidRPr="005268E5" w:rsidR="00C75A33">
                    <w:rPr>
                      <w:b/>
                      <w:i/>
                    </w:rPr>
                    <w:t>[And …]</w:t>
                  </w:r>
                </w:p>
              </w:tc>
            </w:tr>
          </w:tbl>
          <w:p w:rsidRPr="005268E5" w:rsidR="00C75A33" w:rsidP="00C75A33" w:rsidRDefault="00C75A33" w14:paraId="0A35A299" w14:textId="63AB3505"/>
        </w:tc>
      </w:tr>
    </w:tbl>
    <w:p w:rsidR="0002411F" w:rsidP="00FF2E47" w:rsidRDefault="0002411F" w14:paraId="222D475A" w14:textId="77777777"/>
    <w:p w:rsidR="002F7F75" w:rsidP="00FF2E47" w:rsidRDefault="002F7F75" w14:paraId="688AEDE1" w14:textId="30E81984">
      <w:r>
        <w:t xml:space="preserve">It can be a bit arbitrary when </w:t>
      </w:r>
      <w:r w:rsidR="00F90783">
        <w:t>something is defined as two or more scenarios, or just one scenario. Sometimes I split it out in the hope of increasing clarity, and mak</w:t>
      </w:r>
      <w:r w:rsidR="008F189F">
        <w:t>ing</w:t>
      </w:r>
      <w:r w:rsidR="00F90783">
        <w:t xml:space="preserve"> it easier to define unit test cases.</w:t>
      </w:r>
    </w:p>
    <w:p w:rsidR="00FF2E47" w:rsidP="00FF2E47" w:rsidRDefault="00FF2E47" w14:paraId="1DCBCC48" w14:textId="02A8D62E">
      <w:r>
        <w:t xml:space="preserve">I suggest </w:t>
      </w:r>
      <w:r w:rsidR="002C7E38">
        <w:t>making Word show the navigation panel on the left for easier overview of the document. You enable it like this:</w:t>
      </w:r>
    </w:p>
    <w:p w:rsidR="002C7E38" w:rsidP="00FF2E47" w:rsidRDefault="002C7E38" w14:paraId="67EB1963" w14:textId="5D1E789D">
      <w:r w:rsidRPr="002C7E38">
        <w:rPr>
          <w:noProof/>
        </w:rPr>
        <w:drawing>
          <wp:inline distT="0" distB="0" distL="0" distR="0" wp14:anchorId="7505FEDE" wp14:editId="0C26D5E1">
            <wp:extent cx="6120130" cy="13188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1318895"/>
                    </a:xfrm>
                    <a:prstGeom prst="rect">
                      <a:avLst/>
                    </a:prstGeom>
                  </pic:spPr>
                </pic:pic>
              </a:graphicData>
            </a:graphic>
          </wp:inline>
        </w:drawing>
      </w:r>
    </w:p>
    <w:p w:rsidR="00C064E2" w:rsidRDefault="00C064E2" w14:paraId="4E7A33B7" w14:textId="77777777">
      <w:pPr>
        <w:rPr>
          <w:rFonts w:asciiTheme="majorHAnsi" w:hAnsiTheme="majorHAnsi" w:eastAsiaTheme="majorEastAsia" w:cstheme="majorBidi"/>
          <w:color w:val="2F5496" w:themeColor="accent1" w:themeShade="BF"/>
          <w:sz w:val="32"/>
          <w:szCs w:val="32"/>
        </w:rPr>
      </w:pPr>
      <w:r>
        <w:br w:type="page"/>
      </w:r>
    </w:p>
    <w:p w:rsidRPr="005268E5" w:rsidR="00DD0276" w:rsidP="00DD0276" w:rsidRDefault="00DD0276" w14:paraId="095069ED" w14:textId="41CF72F7">
      <w:pPr>
        <w:pStyle w:val="Heading1"/>
      </w:pPr>
      <w:r w:rsidRPr="005268E5">
        <w:t>Actors</w:t>
      </w:r>
    </w:p>
    <w:p w:rsidRPr="005268E5" w:rsidR="00884A89" w:rsidP="003E1ED3" w:rsidRDefault="00DC716A" w14:paraId="7B1D7B7B" w14:textId="3082A950">
      <w:r w:rsidRPr="005268E5">
        <w:rPr>
          <w:b/>
        </w:rPr>
        <w:t>Anonymous</w:t>
      </w:r>
      <w:r w:rsidR="00500747">
        <w:rPr>
          <w:b/>
        </w:rPr>
        <w:t xml:space="preserve">. </w:t>
      </w:r>
      <w:r w:rsidRPr="00500747" w:rsidR="00500747">
        <w:rPr>
          <w:bCs/>
        </w:rPr>
        <w:t>This</w:t>
      </w:r>
      <w:r w:rsidRPr="005268E5" w:rsidR="00884A89">
        <w:rPr>
          <w:b/>
        </w:rPr>
        <w:t xml:space="preserve"> </w:t>
      </w:r>
      <w:r w:rsidRPr="005268E5" w:rsidR="00884A89">
        <w:t xml:space="preserve">is someone who uses the system, but is not registered, </w:t>
      </w:r>
      <w:r w:rsidRPr="005268E5" w:rsidR="001F41C0">
        <w:t>n</w:t>
      </w:r>
      <w:r w:rsidRPr="005268E5" w:rsidR="00884A89">
        <w:t>or logged in</w:t>
      </w:r>
      <w:r w:rsidR="00AE286C">
        <w:t xml:space="preserve"> (we won’t deal with logging in or out</w:t>
      </w:r>
      <w:r w:rsidR="009A1EAE">
        <w:t>, so in this first iteration, we cannot distinguish between actors</w:t>
      </w:r>
      <w:r w:rsidR="00AE286C">
        <w:t>)</w:t>
      </w:r>
      <w:r w:rsidRPr="005268E5" w:rsidR="00884A89">
        <w:t>.</w:t>
      </w:r>
      <w:r w:rsidRPr="005268E5">
        <w:t xml:space="preserve"> Basically</w:t>
      </w:r>
      <w:r w:rsidR="00D173B4">
        <w:t>,</w:t>
      </w:r>
      <w:r w:rsidRPr="005268E5">
        <w:t xml:space="preserve"> </w:t>
      </w:r>
      <w:r w:rsidRPr="005268E5">
        <w:rPr>
          <w:i/>
        </w:rPr>
        <w:t>anonymous</w:t>
      </w:r>
      <w:r w:rsidRPr="005268E5">
        <w:t xml:space="preserve"> can’t do much with the system other than register.</w:t>
      </w:r>
    </w:p>
    <w:p w:rsidRPr="005268E5" w:rsidR="003E1ED3" w:rsidP="003E1ED3" w:rsidRDefault="00500747" w14:paraId="330424A8" w14:textId="2FECF09C">
      <w:r>
        <w:rPr>
          <w:b/>
        </w:rPr>
        <w:t>Player.</w:t>
      </w:r>
      <w:r w:rsidRPr="005268E5" w:rsidR="003E1ED3">
        <w:t xml:space="preserve"> </w:t>
      </w:r>
      <w:r w:rsidR="00790372">
        <w:t xml:space="preserve">When </w:t>
      </w:r>
      <w:r w:rsidRPr="008B38E6" w:rsidR="00790372">
        <w:rPr>
          <w:i/>
          <w:iCs/>
        </w:rPr>
        <w:t>anonymous</w:t>
      </w:r>
      <w:r w:rsidR="00790372">
        <w:t xml:space="preserve"> registers, they become a Player. Players play padel, they can book padel courts, and they can be quarantined, or blocked</w:t>
      </w:r>
      <w:r w:rsidR="008B38E6">
        <w:t>, if they misbehave</w:t>
      </w:r>
      <w:r w:rsidR="00790372">
        <w:t>.</w:t>
      </w:r>
      <w:r w:rsidRPr="005268E5" w:rsidR="00D7795F">
        <w:t xml:space="preserve"> This </w:t>
      </w:r>
      <w:r w:rsidR="00AE4886">
        <w:t>actor</w:t>
      </w:r>
      <w:r w:rsidRPr="005268E5" w:rsidR="00D7795F">
        <w:t xml:space="preserve"> is registered in the system.</w:t>
      </w:r>
    </w:p>
    <w:p w:rsidRPr="004A3DBB" w:rsidR="004A3DBB" w:rsidP="00884A89" w:rsidRDefault="00790372" w14:paraId="603DBBAD" w14:textId="0A32E1EC">
      <w:r>
        <w:rPr>
          <w:b/>
        </w:rPr>
        <w:t>Manager</w:t>
      </w:r>
      <w:r w:rsidRPr="005268E5" w:rsidR="00884A89">
        <w:t xml:space="preserve"> is an </w:t>
      </w:r>
      <w:r w:rsidRPr="00DA5EA7" w:rsidR="00884A89">
        <w:rPr>
          <w:i/>
          <w:iCs/>
        </w:rPr>
        <w:t>implicit</w:t>
      </w:r>
      <w:r w:rsidRPr="005268E5" w:rsidR="00884A89">
        <w:t xml:space="preserve"> user, as in it does not really exist in the system. When </w:t>
      </w:r>
      <w:r w:rsidR="00DA5EA7">
        <w:rPr>
          <w:i/>
        </w:rPr>
        <w:t>manager</w:t>
      </w:r>
      <w:r w:rsidRPr="005268E5" w:rsidR="00884A89">
        <w:t xml:space="preserve"> is mentioned, we mean that VIA </w:t>
      </w:r>
      <w:r w:rsidR="00DA5EA7">
        <w:t>Padel Club</w:t>
      </w:r>
      <w:r w:rsidRPr="005268E5" w:rsidR="00884A89">
        <w:t xml:space="preserve"> </w:t>
      </w:r>
      <w:r w:rsidR="00AE4886">
        <w:t xml:space="preserve">(or some managing member of VPC) </w:t>
      </w:r>
      <w:r w:rsidRPr="005268E5" w:rsidR="00884A89">
        <w:t>is performing some action. Eventually they will probably have some login credentials, and therefore exist in the system, but not in this first iteration.</w:t>
      </w:r>
      <w:r w:rsidR="00D173B4">
        <w:t xml:space="preserve"> </w:t>
      </w:r>
      <w:r w:rsidR="004A3DBB">
        <w:br/>
      </w:r>
      <w:r w:rsidR="004A3DBB">
        <w:t xml:space="preserve">They don’t </w:t>
      </w:r>
      <w:r w:rsidR="004A3DBB">
        <w:rPr>
          <w:i/>
          <w:iCs/>
        </w:rPr>
        <w:t>own</w:t>
      </w:r>
      <w:r w:rsidR="004A3DBB">
        <w:t xml:space="preserve"> any data, so there is no need to store them in the system.</w:t>
      </w:r>
    </w:p>
    <w:p w:rsidRPr="005268E5" w:rsidR="00B447A5" w:rsidP="00884A89" w:rsidRDefault="00D173B4" w14:paraId="2D40ED67" w14:textId="75D98797">
      <w:r>
        <w:t>Authentication/authorization is not part of this course.</w:t>
      </w:r>
      <w:r w:rsidR="007E0D8C">
        <w:t xml:space="preserve"> You have seen approaches in previous courses, which could be applied, if you wish to expand upon the system later.</w:t>
      </w:r>
      <w:r w:rsidR="002159AD">
        <w:t xml:space="preserve"> There are alternative approaches too</w:t>
      </w:r>
      <w:r w:rsidR="00C7264C">
        <w:t>.</w:t>
      </w:r>
    </w:p>
    <w:p w:rsidRPr="005268E5" w:rsidR="00B447A5" w:rsidP="00B447A5" w:rsidRDefault="003E1ED3" w14:paraId="6F09E7F6" w14:textId="3197A4A1">
      <w:r w:rsidRPr="005268E5">
        <w:t xml:space="preserve">The </w:t>
      </w:r>
      <w:r w:rsidR="007E0D8C">
        <w:t>manager</w:t>
      </w:r>
      <w:r w:rsidRPr="005268E5">
        <w:t xml:space="preserve"> is responsible for creating </w:t>
      </w:r>
      <w:r w:rsidR="007E0D8C">
        <w:t>daily schedules</w:t>
      </w:r>
      <w:r w:rsidRPr="005268E5">
        <w:t xml:space="preserve">, setting the correct information, </w:t>
      </w:r>
      <w:r w:rsidR="00720229">
        <w:t xml:space="preserve">and </w:t>
      </w:r>
      <w:r w:rsidR="005E46F7">
        <w:t>quarantining, blocking, unblocking players</w:t>
      </w:r>
      <w:r w:rsidRPr="005268E5">
        <w:t>.</w:t>
      </w:r>
    </w:p>
    <w:p w:rsidRPr="005268E5" w:rsidR="003E1ED3" w:rsidRDefault="003E1ED3" w14:paraId="0D618633" w14:textId="77777777">
      <w:r w:rsidRPr="005268E5">
        <w:br w:type="page"/>
      </w:r>
    </w:p>
    <w:p w:rsidRPr="005268E5" w:rsidR="00C75A33" w:rsidP="008C11BC" w:rsidRDefault="008C11BC" w14:paraId="1503969E" w14:textId="6ED3B5A7">
      <w:pPr>
        <w:pStyle w:val="Heading1"/>
      </w:pPr>
      <w:r w:rsidRPr="005268E5">
        <w:t>Requirements</w:t>
      </w:r>
    </w:p>
    <w:p w:rsidRPr="005268E5" w:rsidR="007926AB" w:rsidP="007926AB" w:rsidRDefault="007926AB" w14:paraId="4AECAC85" w14:textId="5631BEBD">
      <w:r w:rsidRPr="005268E5">
        <w:t>The below requirements are ordered by importance. You are intended to implement these in order</w:t>
      </w:r>
      <w:r w:rsidR="00C879D4">
        <w:t>,</w:t>
      </w:r>
      <w:r w:rsidR="00A97B41">
        <w:t xml:space="preserve"> </w:t>
      </w:r>
      <w:r w:rsidR="00682ABB">
        <w:t>as much as</w:t>
      </w:r>
      <w:r w:rsidR="00C879D4">
        <w:t xml:space="preserve"> possible.</w:t>
      </w:r>
      <w:r w:rsidR="00682ABB">
        <w:t xml:space="preserve"> Though, as mentioned above, some use cases depend on others, so you may have to temporarily skip a use case or just a scenario and come back again later.</w:t>
      </w:r>
    </w:p>
    <w:p w:rsidRPr="00EB7DAF" w:rsidR="00E6535D" w:rsidP="00EB7DAF" w:rsidRDefault="00E6535D" w14:paraId="1F529760" w14:textId="0DCB26EE">
      <w:pPr>
        <w:rPr>
          <w:b/>
          <w:bCs/>
        </w:rPr>
      </w:pPr>
      <w:r w:rsidRPr="00EB7DAF">
        <w:rPr>
          <w:b/>
          <w:bCs/>
        </w:rPr>
        <w:t>Must have</w:t>
      </w:r>
      <w:r w:rsidRPr="00EB7DAF" w:rsidR="00873ADC">
        <w:rPr>
          <w:b/>
          <w:bCs/>
        </w:rPr>
        <w:t>:</w:t>
      </w:r>
    </w:p>
    <w:p w:rsidRPr="005268E5" w:rsidR="008C11BC" w:rsidP="008C11BC" w:rsidRDefault="00944881" w14:paraId="22E48875" w14:textId="4049B530">
      <w:pPr>
        <w:pStyle w:val="ListParagraph"/>
        <w:numPr>
          <w:ilvl w:val="0"/>
          <w:numId w:val="2"/>
        </w:numPr>
      </w:pPr>
      <w:r>
        <w:t>Manager</w:t>
      </w:r>
      <w:r w:rsidRPr="005268E5" w:rsidR="008C11BC">
        <w:t xml:space="preserve"> creates </w:t>
      </w:r>
      <w:r>
        <w:t>daily schedule</w:t>
      </w:r>
      <w:r w:rsidR="00C54540">
        <w:t>.</w:t>
      </w:r>
    </w:p>
    <w:p w:rsidRPr="005268E5" w:rsidR="00C66084" w:rsidP="00C66084" w:rsidRDefault="00C66084" w14:paraId="23210A7C" w14:textId="77777777">
      <w:pPr>
        <w:pStyle w:val="ListParagraph"/>
        <w:numPr>
          <w:ilvl w:val="0"/>
          <w:numId w:val="2"/>
        </w:numPr>
      </w:pPr>
      <w:r>
        <w:t xml:space="preserve">Manager </w:t>
      </w:r>
      <w:r w:rsidRPr="005268E5">
        <w:t>updates start</w:t>
      </w:r>
      <w:r>
        <w:t>-</w:t>
      </w:r>
      <w:r w:rsidRPr="005268E5">
        <w:t xml:space="preserve">time and -date, and end-time and -date of </w:t>
      </w:r>
      <w:r>
        <w:t>a daily schedule.</w:t>
      </w:r>
    </w:p>
    <w:p w:rsidR="008C11BC" w:rsidP="008C11BC" w:rsidRDefault="00414658" w14:paraId="7899C488" w14:textId="7E49F97C">
      <w:pPr>
        <w:pStyle w:val="ListParagraph"/>
        <w:numPr>
          <w:ilvl w:val="0"/>
          <w:numId w:val="2"/>
        </w:numPr>
      </w:pPr>
      <w:r>
        <w:t>Manager adds available courts to a daily schedule</w:t>
      </w:r>
      <w:r w:rsidR="00C54540">
        <w:t>.</w:t>
      </w:r>
    </w:p>
    <w:p w:rsidRPr="005268E5" w:rsidR="00FF0982" w:rsidP="008C11BC" w:rsidRDefault="00C50BEC" w14:paraId="173F5D48" w14:textId="47001F8F">
      <w:pPr>
        <w:pStyle w:val="ListParagraph"/>
        <w:numPr>
          <w:ilvl w:val="0"/>
          <w:numId w:val="2"/>
        </w:numPr>
      </w:pPr>
      <w:r>
        <w:t>Manager</w:t>
      </w:r>
      <w:r w:rsidRPr="005268E5" w:rsidR="00FF0982">
        <w:t xml:space="preserve"> </w:t>
      </w:r>
      <w:r w:rsidR="004056D8">
        <w:t>activates</w:t>
      </w:r>
      <w:r w:rsidRPr="005268E5" w:rsidR="00FF0982">
        <w:t xml:space="preserve"> </w:t>
      </w:r>
      <w:r>
        <w:t>the daily schedule</w:t>
      </w:r>
      <w:r w:rsidR="00C54540">
        <w:t>.</w:t>
      </w:r>
    </w:p>
    <w:p w:rsidRPr="005268E5" w:rsidR="003D664E" w:rsidP="008C11BC" w:rsidRDefault="003D664E" w14:paraId="7E0CAE22" w14:textId="0504B66C">
      <w:pPr>
        <w:pStyle w:val="ListParagraph"/>
        <w:numPr>
          <w:ilvl w:val="0"/>
          <w:numId w:val="2"/>
        </w:numPr>
      </w:pPr>
      <w:r w:rsidRPr="005268E5">
        <w:t>Anonymous registers a new account</w:t>
      </w:r>
      <w:r w:rsidR="00C54540">
        <w:t>.</w:t>
      </w:r>
    </w:p>
    <w:p w:rsidR="008F53BD" w:rsidP="008C11BC" w:rsidRDefault="003D2545" w14:paraId="5D142574" w14:textId="54F068F2">
      <w:pPr>
        <w:pStyle w:val="ListParagraph"/>
        <w:numPr>
          <w:ilvl w:val="0"/>
          <w:numId w:val="2"/>
        </w:numPr>
      </w:pPr>
      <w:r>
        <w:t>Player makes a booking</w:t>
      </w:r>
      <w:r w:rsidR="00FA7F99">
        <w:t>.</w:t>
      </w:r>
    </w:p>
    <w:p w:rsidRPr="00EB7DAF" w:rsidR="00644336" w:rsidP="00EB7DAF" w:rsidRDefault="00644336" w14:paraId="5EF25E20" w14:textId="70578479">
      <w:pPr>
        <w:rPr>
          <w:b/>
          <w:bCs/>
        </w:rPr>
      </w:pPr>
      <w:r w:rsidRPr="00EB7DAF">
        <w:rPr>
          <w:b/>
          <w:bCs/>
        </w:rPr>
        <w:t>Should have:</w:t>
      </w:r>
    </w:p>
    <w:p w:rsidR="00F778FB" w:rsidP="00CE4D4B" w:rsidRDefault="00F778FB" w14:paraId="36944A69" w14:textId="1F0A29B5">
      <w:pPr>
        <w:pStyle w:val="ListParagraph"/>
        <w:numPr>
          <w:ilvl w:val="0"/>
          <w:numId w:val="2"/>
        </w:numPr>
      </w:pPr>
      <w:r>
        <w:t>Player cancels a booking.</w:t>
      </w:r>
    </w:p>
    <w:p w:rsidRPr="005268E5" w:rsidR="001B156F" w:rsidP="001B156F" w:rsidRDefault="001B156F" w14:paraId="66F168D6" w14:textId="5F783860">
      <w:pPr>
        <w:pStyle w:val="ListParagraph"/>
        <w:numPr>
          <w:ilvl w:val="0"/>
          <w:numId w:val="2"/>
        </w:numPr>
      </w:pPr>
      <w:r>
        <w:t>Manager removes available court from a daily schedule.</w:t>
      </w:r>
    </w:p>
    <w:p w:rsidRPr="005268E5" w:rsidR="00F778FB" w:rsidP="000738B0" w:rsidRDefault="00CE4D4B" w14:paraId="40AE1B32" w14:textId="40D5CCE7">
      <w:pPr>
        <w:pStyle w:val="ListParagraph"/>
        <w:numPr>
          <w:ilvl w:val="0"/>
          <w:numId w:val="2"/>
        </w:numPr>
      </w:pPr>
      <w:r>
        <w:t>Manager quarantines player.</w:t>
      </w:r>
    </w:p>
    <w:p w:rsidR="00FF0982" w:rsidP="008C11BC" w:rsidRDefault="00CF23B4" w14:paraId="6C14BB22" w14:textId="678A8A96">
      <w:pPr>
        <w:pStyle w:val="ListParagraph"/>
        <w:numPr>
          <w:ilvl w:val="0"/>
          <w:numId w:val="2"/>
        </w:numPr>
      </w:pPr>
      <w:r>
        <w:t xml:space="preserve">Manager </w:t>
      </w:r>
      <w:r w:rsidR="009A695D">
        <w:t>blacklists</w:t>
      </w:r>
      <w:r>
        <w:t xml:space="preserve"> player.</w:t>
      </w:r>
    </w:p>
    <w:p w:rsidR="00CF23B4" w:rsidP="008C11BC" w:rsidRDefault="00CF23B4" w14:paraId="50B65E78" w14:textId="11473B5C">
      <w:pPr>
        <w:pStyle w:val="ListParagraph"/>
        <w:numPr>
          <w:ilvl w:val="0"/>
          <w:numId w:val="2"/>
        </w:numPr>
      </w:pPr>
      <w:r>
        <w:t>Manager un</w:t>
      </w:r>
      <w:r w:rsidR="00363590">
        <w:t>-</w:t>
      </w:r>
      <w:r w:rsidR="009A695D">
        <w:t>blacklists</w:t>
      </w:r>
      <w:r>
        <w:t xml:space="preserve"> player.</w:t>
      </w:r>
    </w:p>
    <w:p w:rsidR="00AA13AC" w:rsidP="008C11BC" w:rsidRDefault="006C63D7" w14:paraId="32F2A375" w14:textId="314409E3">
      <w:pPr>
        <w:pStyle w:val="ListParagraph"/>
        <w:numPr>
          <w:ilvl w:val="0"/>
          <w:numId w:val="2"/>
        </w:numPr>
      </w:pPr>
      <w:r>
        <w:t xml:space="preserve">Manager </w:t>
      </w:r>
      <w:r w:rsidR="008729D4">
        <w:t>adds VIP status to player</w:t>
      </w:r>
      <w:r w:rsidR="00D608ED">
        <w:t>.</w:t>
      </w:r>
    </w:p>
    <w:p w:rsidR="00D608ED" w:rsidP="008C11BC" w:rsidRDefault="00D608ED" w14:paraId="5FD521DC" w14:textId="7BBABFBB">
      <w:pPr>
        <w:pStyle w:val="ListParagraph"/>
        <w:numPr>
          <w:ilvl w:val="0"/>
          <w:numId w:val="2"/>
        </w:numPr>
      </w:pPr>
      <w:r>
        <w:t>Manager sets part of a daily schedule to VIP only.</w:t>
      </w:r>
    </w:p>
    <w:p w:rsidR="00272E96" w:rsidP="008C11BC" w:rsidRDefault="00272E96" w14:paraId="1873B363" w14:textId="0C9BD3F8">
      <w:pPr>
        <w:pStyle w:val="ListParagraph"/>
        <w:numPr>
          <w:ilvl w:val="0"/>
          <w:numId w:val="2"/>
        </w:numPr>
      </w:pPr>
      <w:r>
        <w:t xml:space="preserve">VIP player books VIP only </w:t>
      </w:r>
      <w:r w:rsidR="000F2CF7">
        <w:t>courts.</w:t>
      </w:r>
    </w:p>
    <w:p w:rsidR="000F2CF7" w:rsidP="000F2CF7" w:rsidRDefault="000F2CF7" w14:paraId="6B364CE6" w14:textId="4223EC18">
      <w:pPr>
        <w:pStyle w:val="ListParagraph"/>
        <w:numPr>
          <w:ilvl w:val="0"/>
          <w:numId w:val="2"/>
        </w:numPr>
      </w:pPr>
      <w:r>
        <w:t>Manager deletes daily schedule.</w:t>
      </w:r>
    </w:p>
    <w:p w:rsidR="00F778FB" w:rsidP="00E6535D" w:rsidRDefault="00F778FB" w14:paraId="6AF5A7A2" w14:textId="77777777">
      <w:pPr>
        <w:pStyle w:val="ListParagraph"/>
        <w:rPr>
          <w:b/>
          <w:bCs/>
        </w:rPr>
      </w:pPr>
    </w:p>
    <w:p w:rsidRPr="00EB7DAF" w:rsidR="005232FE" w:rsidP="00EB7DAF" w:rsidRDefault="003B5FBB" w14:paraId="60A51BC0" w14:textId="050CEB57">
      <w:pPr>
        <w:rPr>
          <w:b/>
          <w:bCs/>
        </w:rPr>
      </w:pPr>
      <w:r w:rsidRPr="00EB7DAF">
        <w:rPr>
          <w:b/>
          <w:bCs/>
        </w:rPr>
        <w:t>Could</w:t>
      </w:r>
      <w:r w:rsidRPr="00EB7DAF" w:rsidR="005232FE">
        <w:rPr>
          <w:b/>
          <w:bCs/>
        </w:rPr>
        <w:t xml:space="preserve"> have:</w:t>
      </w:r>
    </w:p>
    <w:p w:rsidR="000F2CF7" w:rsidP="008C11BC" w:rsidRDefault="000F2CF7" w14:paraId="6AB11C03" w14:textId="5062DC6E">
      <w:pPr>
        <w:pStyle w:val="ListParagraph"/>
        <w:numPr>
          <w:ilvl w:val="0"/>
          <w:numId w:val="2"/>
        </w:numPr>
      </w:pPr>
      <w:r>
        <w:t xml:space="preserve">Player adds themselves to be notified in case of </w:t>
      </w:r>
      <w:r w:rsidR="0073555A">
        <w:t xml:space="preserve">a </w:t>
      </w:r>
      <w:r>
        <w:t>booking cancellation</w:t>
      </w:r>
      <w:r w:rsidR="00220784">
        <w:t>, i.e. a queue system</w:t>
      </w:r>
      <w:r w:rsidR="0073555A">
        <w:t>.</w:t>
      </w:r>
    </w:p>
    <w:p w:rsidR="008C11BC" w:rsidP="00C01685" w:rsidRDefault="005044B5" w14:paraId="1104658D" w14:textId="7BAF4BE9">
      <w:pPr>
        <w:pStyle w:val="ListParagraph"/>
        <w:numPr>
          <w:ilvl w:val="0"/>
          <w:numId w:val="2"/>
        </w:numPr>
      </w:pPr>
      <w:r>
        <w:t xml:space="preserve">Player registers </w:t>
      </w:r>
      <w:r w:rsidR="00BE5266">
        <w:t xml:space="preserve">the results for a </w:t>
      </w:r>
      <w:r>
        <w:t>padel match</w:t>
      </w:r>
      <w:r w:rsidR="0073555A">
        <w:t>.</w:t>
      </w:r>
    </w:p>
    <w:p w:rsidR="00C01685" w:rsidP="00C01685" w:rsidRDefault="00C01685" w14:paraId="308B0368" w14:textId="77777777"/>
    <w:p w:rsidR="000C0B99" w:rsidP="008C11BC" w:rsidRDefault="00A33A8C" w14:paraId="1608FF89" w14:textId="1AD90565">
      <w:r w:rsidRPr="00A33A8C">
        <w:rPr>
          <w:b/>
          <w:bCs/>
        </w:rPr>
        <w:t>Comment</w:t>
      </w:r>
      <w:r>
        <w:t xml:space="preserve">: Use cases in </w:t>
      </w:r>
      <w:r w:rsidR="00CB6F91">
        <w:t>“</w:t>
      </w:r>
      <w:r w:rsidR="0026435A">
        <w:t>Could</w:t>
      </w:r>
      <w:r w:rsidR="005232FE">
        <w:t xml:space="preserve"> have</w:t>
      </w:r>
      <w:r w:rsidR="00CB6F91">
        <w:t>”</w:t>
      </w:r>
      <w:r>
        <w:t xml:space="preserve"> have not been detailed</w:t>
      </w:r>
      <w:r w:rsidR="00A15825">
        <w:t xml:space="preserve">. You are very welcome to implement them, but then I expect you to write use cases first, in the </w:t>
      </w:r>
      <w:r w:rsidR="006C77C4">
        <w:t xml:space="preserve">same </w:t>
      </w:r>
      <w:r w:rsidR="00A15825">
        <w:t xml:space="preserve">format </w:t>
      </w:r>
      <w:r w:rsidR="006C77C4">
        <w:t>presented in this document</w:t>
      </w:r>
      <w:r w:rsidR="00A15825">
        <w:t xml:space="preserve">. </w:t>
      </w:r>
    </w:p>
    <w:p w:rsidRPr="005268E5" w:rsidR="00A33A8C" w:rsidP="008C11BC" w:rsidRDefault="00A15825" w14:paraId="1A053028" w14:textId="20A6D50C">
      <w:r>
        <w:t xml:space="preserve">I would love to see how you </w:t>
      </w:r>
      <w:r w:rsidR="002C0C3B">
        <w:t>analyse</w:t>
      </w:r>
      <w:r>
        <w:t xml:space="preserve"> the busine</w:t>
      </w:r>
      <w:r w:rsidR="002C0C3B">
        <w:t>ss logic for each feature</w:t>
      </w:r>
      <w:r w:rsidR="00D0770B">
        <w:t>!</w:t>
      </w:r>
      <w:r w:rsidR="00AB484F">
        <w:t xml:space="preserve"> You are of course welcome to do this analysis even if you don’t plan on implementing the features, if you just want to practice.</w:t>
      </w:r>
    </w:p>
    <w:p w:rsidRPr="00EC00FA" w:rsidR="00EC00FA" w:rsidRDefault="0078575B" w14:paraId="4D7A797F" w14:textId="04DE757B">
      <w:r>
        <w:t xml:space="preserve">Even though a </w:t>
      </w:r>
      <w:r w:rsidR="00165756">
        <w:t>“</w:t>
      </w:r>
      <w:r>
        <w:t>VIA login</w:t>
      </w:r>
      <w:r w:rsidR="00165756">
        <w:t>”</w:t>
      </w:r>
      <w:r>
        <w:t xml:space="preserve"> is used, we do not authenticate the credentials against VIA</w:t>
      </w:r>
      <w:r w:rsidR="00165756">
        <w:t>’</w:t>
      </w:r>
      <w:r>
        <w:t>s authorization service. T</w:t>
      </w:r>
      <w:r w:rsidR="00C879D4">
        <w:t>his can be considered a challenge exercise you can look at after the course is completed.</w:t>
      </w:r>
      <w:r w:rsidR="006C77C4">
        <w:t xml:space="preserve"> Or you can hide the implementation behind a contract (cf. session 5) and make a fake implementation.</w:t>
      </w:r>
      <w:r w:rsidR="00EC00FA">
        <w:br w:type="page"/>
      </w:r>
    </w:p>
    <w:p w:rsidRPr="006C77C4" w:rsidR="00C75A33" w:rsidP="006C77C4" w:rsidRDefault="00DD0276" w14:paraId="517E86D3" w14:textId="13841731">
      <w:pPr>
        <w:pStyle w:val="IntenseQuote"/>
        <w:rPr>
          <w:sz w:val="72"/>
          <w:szCs w:val="72"/>
        </w:rPr>
      </w:pPr>
      <w:r w:rsidRPr="006C77C4">
        <w:rPr>
          <w:sz w:val="72"/>
          <w:szCs w:val="72"/>
        </w:rPr>
        <w:t>Use cases</w:t>
      </w:r>
    </w:p>
    <w:p w:rsidRPr="005268E5" w:rsidR="00484726" w:rsidP="00484726" w:rsidRDefault="00484726" w14:paraId="7644BDC2" w14:textId="3790ECB9">
      <w:pPr>
        <w:pStyle w:val="Heading2"/>
      </w:pPr>
      <w:r>
        <w:t>ID: 1</w:t>
      </w:r>
      <w:r w:rsidR="0039390B">
        <w:t xml:space="preserve"> – </w:t>
      </w:r>
      <w:r w:rsidR="006251F6">
        <w:t xml:space="preserve">The </w:t>
      </w:r>
      <w:r w:rsidR="00B1386A">
        <w:t>manager</w:t>
      </w:r>
      <w:r w:rsidR="006251F6">
        <w:t xml:space="preserve"> creates a new </w:t>
      </w:r>
      <w:r w:rsidR="00B1386A">
        <w:t>daily schedule</w:t>
      </w:r>
      <w:r w:rsidR="006251F6">
        <w:t>.</w:t>
      </w:r>
    </w:p>
    <w:tbl>
      <w:tblPr>
        <w:tblStyle w:val="TableGrid"/>
        <w:tblW w:w="0" w:type="auto"/>
        <w:tblLook w:val="04A0" w:firstRow="1" w:lastRow="0" w:firstColumn="1" w:lastColumn="0" w:noHBand="0" w:noVBand="1"/>
      </w:tblPr>
      <w:tblGrid>
        <w:gridCol w:w="9608"/>
      </w:tblGrid>
      <w:tr w:rsidRPr="005268E5" w:rsidR="0055384C" w:rsidTr="00484726" w14:paraId="5D28BF74" w14:textId="77777777">
        <w:tc>
          <w:tcPr>
            <w:tcW w:w="9608" w:type="dxa"/>
            <w:tcBorders>
              <w:top w:val="double" w:color="000000" w:themeColor="text1" w:sz="4" w:space="0"/>
              <w:left w:val="double" w:color="000000" w:themeColor="text1" w:sz="4" w:space="0"/>
              <w:bottom w:val="double" w:color="000000" w:themeColor="text1" w:sz="4" w:space="0"/>
              <w:right w:val="double" w:color="000000" w:themeColor="text1" w:sz="4" w:space="0"/>
            </w:tcBorders>
          </w:tcPr>
          <w:p w:rsidRPr="005268E5" w:rsidR="0055384C" w:rsidP="004508EF" w:rsidRDefault="0055384C" w14:paraId="63783A9D" w14:textId="1D635325">
            <w:r w:rsidRPr="005268E5">
              <w:rPr>
                <w:b/>
              </w:rPr>
              <w:t xml:space="preserve">In order to </w:t>
            </w:r>
            <w:r w:rsidR="00B1386A">
              <w:t>make padel courts available to players</w:t>
            </w:r>
          </w:p>
          <w:p w:rsidRPr="005268E5" w:rsidR="0055384C" w:rsidP="004508EF" w:rsidRDefault="0055384C" w14:paraId="166D8742" w14:textId="7A6B1C37">
            <w:r w:rsidRPr="005268E5">
              <w:rPr>
                <w:b/>
              </w:rPr>
              <w:t>As a</w:t>
            </w:r>
            <w:r w:rsidR="00031154">
              <w:rPr>
                <w:b/>
              </w:rPr>
              <w:t xml:space="preserve"> </w:t>
            </w:r>
            <w:r w:rsidR="00B1386A">
              <w:t>manager</w:t>
            </w:r>
          </w:p>
          <w:p w:rsidR="0055384C" w:rsidP="004508EF" w:rsidRDefault="0055384C" w14:paraId="02EAA9E0" w14:textId="34EDF1A1">
            <w:r w:rsidRPr="005268E5">
              <w:rPr>
                <w:b/>
              </w:rPr>
              <w:t xml:space="preserve">I want to </w:t>
            </w:r>
            <w:r w:rsidRPr="00BB1352" w:rsidR="00031154">
              <w:t xml:space="preserve">create a new </w:t>
            </w:r>
            <w:r w:rsidR="00B1386A">
              <w:t>daily schedule</w:t>
            </w:r>
          </w:p>
          <w:p w:rsidR="00591DA4" w:rsidP="004508EF" w:rsidRDefault="00591DA4" w14:paraId="6253A1BB" w14:textId="77777777"/>
          <w:p w:rsidR="00591DA4" w:rsidP="004508EF" w:rsidRDefault="00591DA4" w14:paraId="1C39375E" w14:textId="269E5514">
            <w:pPr>
              <w:rPr>
                <w:i/>
                <w:iCs/>
              </w:rPr>
            </w:pPr>
            <w:r>
              <w:rPr>
                <w:i/>
                <w:iCs/>
              </w:rPr>
              <w:t>Comment:</w:t>
            </w:r>
          </w:p>
          <w:p w:rsidRPr="00591DA4" w:rsidR="00591DA4" w:rsidP="00591DA4" w:rsidRDefault="00B812D1" w14:paraId="68269D00" w14:textId="313F96AB">
            <w:pPr>
              <w:pStyle w:val="ListParagraph"/>
              <w:numPr>
                <w:ilvl w:val="0"/>
                <w:numId w:val="6"/>
              </w:numPr>
            </w:pPr>
            <w:r>
              <w:t>Some</w:t>
            </w:r>
            <w:r w:rsidR="00591DA4">
              <w:t xml:space="preserve"> </w:t>
            </w:r>
            <w:r>
              <w:t>properties</w:t>
            </w:r>
            <w:r w:rsidR="00591DA4">
              <w:t xml:space="preserve"> will receive an initial default value when a</w:t>
            </w:r>
            <w:r w:rsidR="00714228">
              <w:t xml:space="preserve"> schedule</w:t>
            </w:r>
            <w:r w:rsidR="00591DA4">
              <w:t xml:space="preserve"> is created. You may want to </w:t>
            </w:r>
            <w:r w:rsidR="0045061E">
              <w:t xml:space="preserve">postpone doing those success scenarios </w:t>
            </w:r>
            <w:r w:rsidR="00CF31DB">
              <w:t xml:space="preserve">until </w:t>
            </w:r>
            <w:r w:rsidR="0045061E">
              <w:t>you have implemented the use case related to that specific field.</w:t>
            </w:r>
            <w:r w:rsidR="001B01B9">
              <w:br/>
            </w:r>
            <w:r w:rsidR="001B01B9">
              <w:t>Or do some simple initial implementation.</w:t>
            </w:r>
          </w:p>
          <w:p w:rsidRPr="005268E5" w:rsidR="0055384C" w:rsidP="004508EF" w:rsidRDefault="0055384C" w14:paraId="7F83A101" w14:textId="77777777"/>
          <w:p w:rsidRPr="005268E5" w:rsidR="0055384C" w:rsidP="004508EF" w:rsidRDefault="0055384C" w14:paraId="77C4B120" w14:textId="77777777">
            <w:pPr>
              <w:pStyle w:val="Heading3"/>
              <w:jc w:val="center"/>
            </w:pPr>
            <w:r w:rsidRPr="005268E5">
              <w:t>Success scenarios</w:t>
            </w:r>
          </w:p>
          <w:tbl>
            <w:tblPr>
              <w:tblStyle w:val="TableGrid"/>
              <w:tblW w:w="0" w:type="auto"/>
              <w:tblLook w:val="04A0" w:firstRow="1" w:lastRow="0" w:firstColumn="1" w:lastColumn="0" w:noHBand="0" w:noVBand="1"/>
            </w:tblPr>
            <w:tblGrid>
              <w:gridCol w:w="9373"/>
            </w:tblGrid>
            <w:tr w:rsidRPr="005268E5" w:rsidR="00050A8A" w:rsidTr="00050A8A" w14:paraId="5768CE29" w14:textId="77777777">
              <w:tc>
                <w:tcPr>
                  <w:tcW w:w="9373" w:type="dxa"/>
                </w:tcPr>
                <w:p w:rsidR="00050A8A" w:rsidP="004508EF" w:rsidRDefault="00050A8A" w14:paraId="390085DC" w14:textId="6A9E601E">
                  <w:pPr>
                    <w:rPr>
                      <w:b/>
                    </w:rPr>
                  </w:pPr>
                  <w:r>
                    <w:rPr>
                      <w:b/>
                    </w:rPr>
                    <w:t>S1</w:t>
                  </w:r>
                </w:p>
                <w:p w:rsidRPr="008800CF" w:rsidR="00050A8A" w:rsidP="004508EF" w:rsidRDefault="00050A8A" w14:paraId="4FCC2304" w14:textId="24738D68">
                  <w:pPr>
                    <w:rPr>
                      <w:bCs/>
                    </w:rPr>
                  </w:pPr>
                  <w:r w:rsidRPr="009628D1">
                    <w:rPr>
                      <w:b/>
                      <w:u w:val="single"/>
                    </w:rPr>
                    <w:t>Given</w:t>
                  </w:r>
                  <w:r w:rsidRPr="005268E5">
                    <w:rPr>
                      <w:b/>
                    </w:rPr>
                    <w:t xml:space="preserve"> </w:t>
                  </w:r>
                  <w:r>
                    <w:rPr>
                      <w:bCs/>
                    </w:rPr>
                    <w:t>-</w:t>
                  </w:r>
                </w:p>
                <w:p w:rsidRPr="005268E5" w:rsidR="00050A8A" w:rsidP="004508EF" w:rsidRDefault="00050A8A" w14:paraId="6AFFB053" w14:textId="07DF47C7">
                  <w:r w:rsidRPr="009628D1">
                    <w:rPr>
                      <w:b/>
                      <w:u w:val="single"/>
                    </w:rPr>
                    <w:t>When</w:t>
                  </w:r>
                  <w:r w:rsidRPr="005268E5">
                    <w:rPr>
                      <w:b/>
                    </w:rPr>
                    <w:t xml:space="preserve"> </w:t>
                  </w:r>
                  <w:r>
                    <w:t>manager</w:t>
                  </w:r>
                  <w:r w:rsidRPr="00CE6018">
                    <w:t xml:space="preserve"> selects to create a</w:t>
                  </w:r>
                  <w:r>
                    <w:t xml:space="preserve"> daily schedule</w:t>
                  </w:r>
                </w:p>
                <w:p w:rsidR="00050A8A" w:rsidP="00CE6018" w:rsidRDefault="00050A8A" w14:paraId="331BA756" w14:textId="251DFCB2">
                  <w:r w:rsidRPr="009628D1">
                    <w:rPr>
                      <w:b/>
                      <w:u w:val="single"/>
                    </w:rPr>
                    <w:t>Then</w:t>
                  </w:r>
                  <w:r w:rsidRPr="005268E5">
                    <w:t xml:space="preserve"> </w:t>
                  </w:r>
                  <w:r w:rsidRPr="00CE6018">
                    <w:t>a</w:t>
                  </w:r>
                  <w:r>
                    <w:t xml:space="preserve"> daily schedule is created with an ID</w:t>
                  </w:r>
                </w:p>
                <w:p w:rsidR="00050A8A" w:rsidP="008416DE" w:rsidRDefault="00050A8A" w14:paraId="1DCC1D93" w14:textId="77777777">
                  <w:pPr>
                    <w:ind w:left="720"/>
                  </w:pPr>
                  <w:r>
                    <w:rPr>
                      <w:b/>
                    </w:rPr>
                    <w:t>And</w:t>
                  </w:r>
                  <w:r>
                    <w:t xml:space="preserve"> the status is set to “</w:t>
                  </w:r>
                  <w:r w:rsidRPr="003F295B">
                    <w:rPr>
                      <w:i/>
                    </w:rPr>
                    <w:t>draft</w:t>
                  </w:r>
                  <w:r>
                    <w:t>”</w:t>
                  </w:r>
                </w:p>
                <w:p w:rsidR="00050A8A" w:rsidP="008416DE" w:rsidRDefault="00050A8A" w14:paraId="222C2BB2" w14:textId="435834BE">
                  <w:pPr>
                    <w:ind w:left="720"/>
                  </w:pPr>
                  <w:r>
                    <w:rPr>
                      <w:b/>
                      <w:bCs/>
                    </w:rPr>
                    <w:t>And</w:t>
                  </w:r>
                  <w:r>
                    <w:t xml:space="preserve"> the list of available courts is empty</w:t>
                  </w:r>
                </w:p>
                <w:p w:rsidR="00050A8A" w:rsidP="008416DE" w:rsidRDefault="00050A8A" w14:paraId="0E4ABB8B" w14:textId="77777777">
                  <w:pPr>
                    <w:ind w:left="720"/>
                  </w:pPr>
                  <w:r w:rsidRPr="005336E5">
                    <w:rPr>
                      <w:b/>
                      <w:bCs/>
                    </w:rPr>
                    <w:t>And</w:t>
                  </w:r>
                  <w:r>
                    <w:t xml:space="preserve"> the times are set to 15:00 and 22:00 </w:t>
                  </w:r>
                </w:p>
                <w:p w:rsidRPr="005336E5" w:rsidR="00050A8A" w:rsidP="008416DE" w:rsidRDefault="00050A8A" w14:paraId="51309A3D" w14:textId="17A2B73F">
                  <w:pPr>
                    <w:ind w:left="720"/>
                  </w:pPr>
                  <w:r w:rsidRPr="00755CA5">
                    <w:rPr>
                      <w:b/>
                      <w:bCs/>
                    </w:rPr>
                    <w:t>And</w:t>
                  </w:r>
                  <w:r>
                    <w:t xml:space="preserve"> date is set to today</w:t>
                  </w:r>
                </w:p>
              </w:tc>
            </w:tr>
          </w:tbl>
          <w:p w:rsidR="00544345" w:rsidP="00544345" w:rsidRDefault="00544345" w14:paraId="4EAE7394" w14:textId="77777777"/>
          <w:p w:rsidRPr="005268E5" w:rsidR="00E15B5E" w:rsidP="00E15B5E" w:rsidRDefault="00E15B5E" w14:paraId="67622604" w14:textId="46FBD4FF">
            <w:pPr>
              <w:pStyle w:val="Heading3"/>
              <w:jc w:val="center"/>
            </w:pPr>
            <w:r>
              <w:t>Failure</w:t>
            </w:r>
            <w:r w:rsidRPr="005268E5">
              <w:t xml:space="preserve"> scenarios</w:t>
            </w:r>
          </w:p>
          <w:tbl>
            <w:tblPr>
              <w:tblStyle w:val="TableGrid"/>
              <w:tblW w:w="0" w:type="auto"/>
              <w:tblLook w:val="04A0" w:firstRow="1" w:lastRow="0" w:firstColumn="1" w:lastColumn="0" w:noHBand="0" w:noVBand="1"/>
            </w:tblPr>
            <w:tblGrid>
              <w:gridCol w:w="9373"/>
            </w:tblGrid>
            <w:tr w:rsidRPr="005268E5" w:rsidR="00DD38A6" w:rsidTr="00DD38A6" w14:paraId="726A48CB" w14:textId="77777777">
              <w:tc>
                <w:tcPr>
                  <w:tcW w:w="9373" w:type="dxa"/>
                </w:tcPr>
                <w:p w:rsidRPr="005336E5" w:rsidR="00DD38A6" w:rsidP="00342FB9" w:rsidRDefault="008F189F" w14:paraId="0E985044" w14:textId="58A52760">
                  <w:r>
                    <w:t>This should not be able to fail, except when the server is down.</w:t>
                  </w:r>
                  <w:r w:rsidR="0073663F">
                    <w:t xml:space="preserve"> We do not describe such technical issues in these scenarios.</w:t>
                  </w:r>
                </w:p>
              </w:tc>
            </w:tr>
          </w:tbl>
          <w:p w:rsidRPr="00544345" w:rsidR="00E15B5E" w:rsidP="00544345" w:rsidRDefault="00E15B5E" w14:paraId="74F7B006" w14:textId="6A3237D9"/>
        </w:tc>
      </w:tr>
    </w:tbl>
    <w:p w:rsidR="00484726" w:rsidP="00484726" w:rsidRDefault="00484726" w14:paraId="78F4357A" w14:textId="77777777"/>
    <w:p w:rsidR="00961403" w:rsidRDefault="00961403" w14:paraId="3A1628BE" w14:textId="77777777">
      <w:pPr>
        <w:rPr>
          <w:rFonts w:asciiTheme="majorHAnsi" w:hAnsiTheme="majorHAnsi" w:eastAsiaTheme="majorEastAsia" w:cstheme="majorBidi"/>
          <w:color w:val="2F5496" w:themeColor="accent1" w:themeShade="BF"/>
          <w:sz w:val="26"/>
          <w:szCs w:val="26"/>
        </w:rPr>
      </w:pPr>
      <w:r>
        <w:br w:type="page"/>
      </w:r>
    </w:p>
    <w:p w:rsidRPr="005268E5" w:rsidR="00484726" w:rsidP="00484726" w:rsidRDefault="00484726" w14:paraId="4185FD71" w14:textId="73D9BADA">
      <w:pPr>
        <w:pStyle w:val="Heading2"/>
      </w:pPr>
      <w:r>
        <w:t>ID: 2</w:t>
      </w:r>
      <w:r w:rsidR="0039390B">
        <w:t xml:space="preserve"> – </w:t>
      </w:r>
      <w:r w:rsidR="006251F6">
        <w:t xml:space="preserve">The </w:t>
      </w:r>
      <w:r w:rsidR="008D6664">
        <w:t xml:space="preserve">manager </w:t>
      </w:r>
      <w:r w:rsidR="009C7D20">
        <w:t>updates time and date on a</w:t>
      </w:r>
      <w:r w:rsidR="008D6664">
        <w:t xml:space="preserve"> daily schedule</w:t>
      </w:r>
    </w:p>
    <w:tbl>
      <w:tblPr>
        <w:tblStyle w:val="TableGrid"/>
        <w:tblW w:w="0" w:type="auto"/>
        <w:tblLook w:val="04A0" w:firstRow="1" w:lastRow="0" w:firstColumn="1" w:lastColumn="0" w:noHBand="0" w:noVBand="1"/>
      </w:tblPr>
      <w:tblGrid>
        <w:gridCol w:w="9608"/>
      </w:tblGrid>
      <w:tr w:rsidRPr="005268E5" w:rsidR="00BB1352" w:rsidTr="00BB1352" w14:paraId="08633AA7" w14:textId="77777777">
        <w:tc>
          <w:tcPr>
            <w:tcW w:w="9608" w:type="dxa"/>
            <w:tcBorders>
              <w:top w:val="double" w:color="000000" w:themeColor="text1" w:sz="4" w:space="0"/>
              <w:left w:val="double" w:color="000000" w:themeColor="text1" w:sz="4" w:space="0"/>
              <w:bottom w:val="double" w:color="000000" w:themeColor="text1" w:sz="4" w:space="0"/>
              <w:right w:val="double" w:color="000000" w:themeColor="text1" w:sz="4" w:space="0"/>
            </w:tcBorders>
          </w:tcPr>
          <w:p w:rsidRPr="005268E5" w:rsidR="00BB1352" w:rsidP="004508EF" w:rsidRDefault="00BB1352" w14:paraId="14630AC9" w14:textId="6FE382E1">
            <w:r w:rsidRPr="005268E5">
              <w:rPr>
                <w:b/>
              </w:rPr>
              <w:t xml:space="preserve">In order to </w:t>
            </w:r>
            <w:r w:rsidR="000D3835">
              <w:t>let players know which</w:t>
            </w:r>
            <w:r w:rsidR="009C7D20">
              <w:t xml:space="preserve"> time and date</w:t>
            </w:r>
            <w:r w:rsidR="000D3835">
              <w:t xml:space="preserve"> </w:t>
            </w:r>
            <w:r w:rsidR="009C7D20">
              <w:t>bookings can be made</w:t>
            </w:r>
          </w:p>
          <w:p w:rsidRPr="005268E5" w:rsidR="00BB1352" w:rsidP="004508EF" w:rsidRDefault="00BB1352" w14:paraId="36A17F23" w14:textId="3E3FFE33">
            <w:r w:rsidRPr="005268E5">
              <w:rPr>
                <w:b/>
              </w:rPr>
              <w:t>As a</w:t>
            </w:r>
            <w:r>
              <w:rPr>
                <w:b/>
              </w:rPr>
              <w:t xml:space="preserve"> </w:t>
            </w:r>
            <w:r w:rsidR="000D3835">
              <w:t>manager</w:t>
            </w:r>
          </w:p>
          <w:p w:rsidRPr="00A76BE0" w:rsidR="00BB1352" w:rsidP="004508EF" w:rsidRDefault="00BB1352" w14:paraId="6C972B71" w14:textId="32CEEE2B">
            <w:r w:rsidRPr="005268E5">
              <w:rPr>
                <w:b/>
              </w:rPr>
              <w:t xml:space="preserve">I want to </w:t>
            </w:r>
            <w:r w:rsidR="009C7D20">
              <w:t>update the time and date on a daily schedule</w:t>
            </w:r>
            <w:r w:rsidR="00A76BE0">
              <w:t>.</w:t>
            </w:r>
          </w:p>
          <w:p w:rsidR="00BB1352" w:rsidP="004508EF" w:rsidRDefault="00BB1352" w14:paraId="7E6A840F" w14:textId="77777777"/>
          <w:p w:rsidR="00402199" w:rsidP="004508EF" w:rsidRDefault="00402199" w14:paraId="396F0907" w14:textId="3CAB7719">
            <w:r w:rsidRPr="00CA46EE">
              <w:rPr>
                <w:i/>
                <w:iCs/>
              </w:rPr>
              <w:t>Note</w:t>
            </w:r>
            <w:r>
              <w:t>: For the “in the future</w:t>
            </w:r>
            <w:r w:rsidR="00BB348A">
              <w:t>/past</w:t>
            </w:r>
            <w:r>
              <w:t>” part</w:t>
            </w:r>
            <w:r w:rsidR="00BB348A">
              <w:t xml:space="preserve"> in</w:t>
            </w:r>
            <w:r w:rsidR="00FE2214">
              <w:t xml:space="preserve"> e.g.</w:t>
            </w:r>
            <w:r w:rsidR="00BB348A">
              <w:t xml:space="preserve"> S</w:t>
            </w:r>
            <w:r w:rsidR="00143D95">
              <w:t>2</w:t>
            </w:r>
            <w:r w:rsidR="00BB348A">
              <w:t>/F2</w:t>
            </w:r>
            <w:r>
              <w:t>, you need a Domain Contract, which is introduced in session 5.</w:t>
            </w:r>
            <w:r w:rsidR="003C2374">
              <w:t xml:space="preserve"> You can postpone implementing th</w:t>
            </w:r>
            <w:r w:rsidR="00BB348A">
              <w:t>ese</w:t>
            </w:r>
            <w:r w:rsidR="003C2374">
              <w:t xml:space="preserve"> specific rule</w:t>
            </w:r>
            <w:r w:rsidR="00BB348A">
              <w:t>s</w:t>
            </w:r>
            <w:r w:rsidR="003C2374">
              <w:t>.</w:t>
            </w:r>
          </w:p>
          <w:p w:rsidR="006D08EA" w:rsidP="004508EF" w:rsidRDefault="006D08EA" w14:paraId="18E648FB" w14:textId="23988BFC">
            <w:r>
              <w:t xml:space="preserve">You will also need a Domain Contract for the </w:t>
            </w:r>
            <w:r w:rsidR="00BB348A">
              <w:t>date conflict in F1.</w:t>
            </w:r>
          </w:p>
          <w:p w:rsidR="00CA46EE" w:rsidP="004508EF" w:rsidRDefault="00CA46EE" w14:paraId="24DF5AE6" w14:textId="77777777"/>
          <w:p w:rsidR="00CA46EE" w:rsidP="00CA46EE" w:rsidRDefault="00CA46EE" w14:paraId="6160A7B7" w14:textId="77777777">
            <w:r w:rsidRPr="00317D0E">
              <w:rPr>
                <w:i/>
                <w:iCs/>
              </w:rPr>
              <w:t>Hint:</w:t>
            </w:r>
          </w:p>
          <w:p w:rsidR="00CA46EE" w:rsidP="00CA46EE" w:rsidRDefault="00CA46EE" w14:paraId="540F0DA4" w14:textId="77777777">
            <w:pPr>
              <w:pStyle w:val="ListParagraph"/>
              <w:numPr>
                <w:ilvl w:val="0"/>
                <w:numId w:val="5"/>
              </w:numPr>
              <w:spacing w:after="160" w:line="259" w:lineRule="auto"/>
            </w:pPr>
            <w:r>
              <w:t>You may look at the classes DateTime, DateOnly, and TimeOnly. The three can be converted between, e.g. TimeOnly.FromDateTime() will extract the time from a DateTime.</w:t>
            </w:r>
          </w:p>
          <w:p w:rsidR="00CA46EE" w:rsidP="00CA46EE" w:rsidRDefault="00CA46EE" w14:paraId="608B3793" w14:textId="77777777">
            <w:pPr>
              <w:pStyle w:val="ListParagraph"/>
              <w:numPr>
                <w:ilvl w:val="0"/>
                <w:numId w:val="5"/>
              </w:numPr>
              <w:spacing w:after="160" w:line="259" w:lineRule="auto"/>
            </w:pPr>
            <w:r>
              <w:t>You can do some basic math on DateTime, DateOnly, and TimeOnly.</w:t>
            </w:r>
          </w:p>
          <w:p w:rsidRPr="00317D0E" w:rsidR="00FC3299" w:rsidP="00CA46EE" w:rsidRDefault="00FC3299" w14:paraId="27FFF66B" w14:textId="52189943">
            <w:pPr>
              <w:pStyle w:val="ListParagraph"/>
              <w:numPr>
                <w:ilvl w:val="0"/>
                <w:numId w:val="5"/>
              </w:numPr>
              <w:spacing w:after="160" w:line="259" w:lineRule="auto"/>
            </w:pPr>
            <w:r>
              <w:t>Make one or two methods for this.</w:t>
            </w:r>
          </w:p>
          <w:p w:rsidR="00CA46EE" w:rsidP="004508EF" w:rsidRDefault="00CA46EE" w14:paraId="7A6DCD0F" w14:textId="77777777"/>
          <w:p w:rsidRPr="005268E5" w:rsidR="00BB1352" w:rsidP="004508EF" w:rsidRDefault="00BB1352" w14:paraId="575936F3" w14:textId="77777777">
            <w:pPr>
              <w:pStyle w:val="Heading3"/>
              <w:jc w:val="center"/>
            </w:pPr>
            <w:r w:rsidRPr="005268E5">
              <w:t>Success scenarios</w:t>
            </w:r>
          </w:p>
          <w:tbl>
            <w:tblPr>
              <w:tblStyle w:val="TableGrid"/>
              <w:tblW w:w="0" w:type="auto"/>
              <w:tblLook w:val="04A0" w:firstRow="1" w:lastRow="0" w:firstColumn="1" w:lastColumn="0" w:noHBand="0" w:noVBand="1"/>
            </w:tblPr>
            <w:tblGrid>
              <w:gridCol w:w="5021"/>
              <w:gridCol w:w="4361"/>
            </w:tblGrid>
            <w:tr w:rsidRPr="005268E5" w:rsidR="009628D1" w:rsidTr="009628D1" w14:paraId="35351037" w14:textId="3FA08E4F">
              <w:tc>
                <w:tcPr>
                  <w:tcW w:w="5021" w:type="dxa"/>
                </w:tcPr>
                <w:p w:rsidR="009628D1" w:rsidP="004508EF" w:rsidRDefault="009628D1" w14:paraId="47D92FA8" w14:textId="71C1B329">
                  <w:pPr>
                    <w:rPr>
                      <w:b/>
                    </w:rPr>
                  </w:pPr>
                  <w:r>
                    <w:rPr>
                      <w:b/>
                    </w:rPr>
                    <w:t>S1</w:t>
                  </w:r>
                </w:p>
                <w:p w:rsidR="00B21E7F" w:rsidP="00B21E7F" w:rsidRDefault="00B21E7F" w14:paraId="78FDD861" w14:textId="77777777">
                  <w:r w:rsidRPr="009628D1">
                    <w:rPr>
                      <w:b/>
                      <w:u w:val="single"/>
                    </w:rPr>
                    <w:t>Given</w:t>
                  </w:r>
                  <w:r w:rsidRPr="005268E5">
                    <w:rPr>
                      <w:b/>
                    </w:rPr>
                    <w:t xml:space="preserve"> </w:t>
                  </w:r>
                  <w:r w:rsidRPr="005F6174">
                    <w:t>an exi</w:t>
                  </w:r>
                  <w:r>
                    <w:t>sting daily schedule</w:t>
                  </w:r>
                </w:p>
                <w:p w:rsidR="00B21E7F" w:rsidP="00B21E7F" w:rsidRDefault="00B21E7F" w14:paraId="3D630CD5" w14:textId="77777777">
                  <w:pPr>
                    <w:ind w:left="720"/>
                  </w:pPr>
                  <w:r w:rsidRPr="005F6174">
                    <w:rPr>
                      <w:b/>
                    </w:rPr>
                    <w:t>And</w:t>
                  </w:r>
                  <w:r>
                    <w:t xml:space="preserve"> the chosen date is in the future</w:t>
                  </w:r>
                </w:p>
                <w:p w:rsidR="00B21E7F" w:rsidP="00B21E7F" w:rsidRDefault="00B21E7F" w14:paraId="1BF00A24" w14:textId="77777777">
                  <w:pPr>
                    <w:ind w:left="720"/>
                    <w:rPr>
                      <w:i/>
                    </w:rPr>
                  </w:pPr>
                  <w:r w:rsidRPr="009628D1">
                    <w:rPr>
                      <w:b/>
                    </w:rPr>
                    <w:t>And</w:t>
                  </w:r>
                  <w:r>
                    <w:t xml:space="preserve"> the daily schedule is in </w:t>
                  </w:r>
                  <w:r w:rsidRPr="009628D1">
                    <w:rPr>
                      <w:i/>
                    </w:rPr>
                    <w:t>draft status</w:t>
                  </w:r>
                </w:p>
                <w:p w:rsidRPr="00E409D5" w:rsidR="00B21E7F" w:rsidP="00B21E7F" w:rsidRDefault="00B21E7F" w14:paraId="62C1DAD9" w14:textId="77777777">
                  <w:pPr>
                    <w:rPr>
                      <w:rFonts w:ascii="Consolas" w:hAnsi="Consolas"/>
                    </w:rPr>
                  </w:pPr>
                  <w:r w:rsidRPr="009628D1">
                    <w:rPr>
                      <w:b/>
                      <w:u w:val="single"/>
                    </w:rPr>
                    <w:t>When</w:t>
                  </w:r>
                  <w:r w:rsidRPr="005268E5">
                    <w:rPr>
                      <w:b/>
                    </w:rPr>
                    <w:t xml:space="preserve"> </w:t>
                  </w:r>
                  <w:r w:rsidRPr="00CE6018">
                    <w:t xml:space="preserve">creator selects to </w:t>
                  </w:r>
                  <w:r>
                    <w:t xml:space="preserve">set the date </w:t>
                  </w:r>
                </w:p>
                <w:p w:rsidR="00B21E7F" w:rsidP="00B21E7F" w:rsidRDefault="00B21E7F" w14:paraId="41F59385" w14:textId="77777777">
                  <w:r w:rsidRPr="009628D1">
                    <w:rPr>
                      <w:b/>
                      <w:u w:val="single"/>
                    </w:rPr>
                    <w:t>Then</w:t>
                  </w:r>
                  <w:r w:rsidRPr="005268E5">
                    <w:t xml:space="preserve"> </w:t>
                  </w:r>
                  <w:r>
                    <w:t>the date of the daily schedule is updated</w:t>
                  </w:r>
                </w:p>
                <w:p w:rsidRPr="009776F3" w:rsidR="009776F3" w:rsidP="00B21E7F" w:rsidRDefault="00B21E7F" w14:paraId="214EE8AD" w14:textId="0529233F">
                  <w:pPr>
                    <w:rPr>
                      <w:bCs/>
                      <w:iCs/>
                    </w:rPr>
                  </w:pPr>
                  <w:r w:rsidRPr="009776F3">
                    <w:rPr>
                      <w:b/>
                      <w:iCs/>
                    </w:rPr>
                    <w:t>And</w:t>
                  </w:r>
                  <w:r>
                    <w:rPr>
                      <w:bCs/>
                      <w:iCs/>
                    </w:rPr>
                    <w:t xml:space="preserve"> the status remains in </w:t>
                  </w:r>
                  <w:r>
                    <w:rPr>
                      <w:bCs/>
                      <w:i/>
                    </w:rPr>
                    <w:t>draft</w:t>
                  </w:r>
                </w:p>
              </w:tc>
              <w:tc>
                <w:tcPr>
                  <w:tcW w:w="4361" w:type="dxa"/>
                </w:tcPr>
                <w:p w:rsidR="009628D1" w:rsidP="009628D1" w:rsidRDefault="00B2194F" w14:paraId="7BA537C3" w14:textId="77777777">
                  <w:pPr>
                    <w:rPr>
                      <w:b/>
                      <w:bCs/>
                    </w:rPr>
                  </w:pPr>
                  <w:r w:rsidRPr="00B2194F">
                    <w:rPr>
                      <w:b/>
                      <w:bCs/>
                    </w:rPr>
                    <w:t>S2</w:t>
                  </w:r>
                </w:p>
                <w:p w:rsidR="00B21E7F" w:rsidP="00B21E7F" w:rsidRDefault="00B21E7F" w14:paraId="50ACE5B1" w14:textId="77777777">
                  <w:r w:rsidRPr="00B2194F">
                    <w:rPr>
                      <w:b/>
                      <w:bCs/>
                      <w:u w:val="single"/>
                    </w:rPr>
                    <w:t>Given</w:t>
                  </w:r>
                  <w:r>
                    <w:rPr>
                      <w:b/>
                      <w:bCs/>
                    </w:rPr>
                    <w:t xml:space="preserve"> </w:t>
                  </w:r>
                  <w:r>
                    <w:t>an existing daily schedule</w:t>
                  </w:r>
                </w:p>
                <w:p w:rsidR="00B21E7F" w:rsidP="00B21E7F" w:rsidRDefault="00B21E7F" w14:paraId="13F497D0" w14:textId="77777777">
                  <w:pPr>
                    <w:ind w:left="720"/>
                    <w:rPr>
                      <w:i/>
                    </w:rPr>
                  </w:pPr>
                  <w:r w:rsidRPr="009628D1">
                    <w:rPr>
                      <w:b/>
                    </w:rPr>
                    <w:t>And</w:t>
                  </w:r>
                  <w:r>
                    <w:t xml:space="preserve"> the daily schedule is in </w:t>
                  </w:r>
                  <w:r w:rsidRPr="009628D1">
                    <w:rPr>
                      <w:i/>
                    </w:rPr>
                    <w:t>draft status</w:t>
                  </w:r>
                </w:p>
                <w:p w:rsidR="00B21E7F" w:rsidP="00B21E7F" w:rsidRDefault="00B21E7F" w14:paraId="2970B83E" w14:textId="77777777">
                  <w:pPr>
                    <w:ind w:left="720"/>
                    <w:rPr>
                      <w:iCs/>
                    </w:rPr>
                  </w:pPr>
                  <w:r>
                    <w:rPr>
                      <w:b/>
                      <w:bCs/>
                      <w:iCs/>
                    </w:rPr>
                    <w:t>And</w:t>
                  </w:r>
                  <w:r>
                    <w:rPr>
                      <w:iCs/>
                    </w:rPr>
                    <w:t xml:space="preserve"> the selected start time is before the end time</w:t>
                  </w:r>
                </w:p>
                <w:p w:rsidR="00B21E7F" w:rsidP="00B21E7F" w:rsidRDefault="00B21E7F" w14:paraId="6458E668" w14:textId="77777777">
                  <w:pPr>
                    <w:ind w:left="720"/>
                    <w:rPr>
                      <w:iCs/>
                    </w:rPr>
                  </w:pPr>
                  <w:r w:rsidRPr="007D56FE">
                    <w:rPr>
                      <w:b/>
                      <w:bCs/>
                      <w:iCs/>
                    </w:rPr>
                    <w:t>And</w:t>
                  </w:r>
                  <w:r>
                    <w:rPr>
                      <w:iCs/>
                    </w:rPr>
                    <w:t xml:space="preserve"> the time between start and end is 60 minutes or more</w:t>
                  </w:r>
                </w:p>
                <w:p w:rsidR="00B21E7F" w:rsidP="00B21E7F" w:rsidRDefault="00B21E7F" w14:paraId="418C135A" w14:textId="77777777">
                  <w:r w:rsidRPr="009628D1">
                    <w:rPr>
                      <w:b/>
                      <w:u w:val="single"/>
                    </w:rPr>
                    <w:t>When</w:t>
                  </w:r>
                  <w:r w:rsidRPr="005268E5">
                    <w:rPr>
                      <w:b/>
                    </w:rPr>
                    <w:t xml:space="preserve"> </w:t>
                  </w:r>
                  <w:r w:rsidRPr="00CE6018">
                    <w:t xml:space="preserve">creator selects to </w:t>
                  </w:r>
                  <w:r>
                    <w:t>set the date and time interval of a daily schedule</w:t>
                  </w:r>
                </w:p>
                <w:p w:rsidRPr="00E409D5" w:rsidR="00B21E7F" w:rsidP="00B21E7F" w:rsidRDefault="00B21E7F" w14:paraId="35CF28EE" w14:textId="77777777">
                  <w:pPr>
                    <w:rPr>
                      <w:rFonts w:ascii="Consolas" w:hAnsi="Consolas"/>
                    </w:rPr>
                  </w:pPr>
                  <w:r w:rsidRPr="00E409D5">
                    <w:rPr>
                      <w:rFonts w:ascii="Consolas" w:hAnsi="Consolas"/>
                    </w:rPr>
                    <w:t xml:space="preserve">    | </w:t>
                  </w:r>
                  <w:r>
                    <w:rPr>
                      <w:rFonts w:ascii="Consolas" w:hAnsi="Consolas"/>
                    </w:rPr>
                    <w:t xml:space="preserve">10:00 to 14:00 </w:t>
                  </w:r>
                  <w:r w:rsidRPr="00E409D5">
                    <w:rPr>
                      <w:rFonts w:ascii="Consolas" w:hAnsi="Consolas"/>
                    </w:rPr>
                    <w:t>|</w:t>
                  </w:r>
                </w:p>
                <w:p w:rsidRPr="007D56FE" w:rsidR="00B21E7F" w:rsidP="00B21E7F" w:rsidRDefault="00B21E7F" w14:paraId="67620601" w14:textId="77777777">
                  <w:pPr>
                    <w:rPr>
                      <w:iCs/>
                    </w:rPr>
                  </w:pPr>
                  <w:r w:rsidRPr="00E409D5">
                    <w:rPr>
                      <w:rFonts w:ascii="Consolas" w:hAnsi="Consolas"/>
                    </w:rPr>
                    <w:t xml:space="preserve">    | </w:t>
                  </w:r>
                  <w:r>
                    <w:rPr>
                      <w:rFonts w:ascii="Consolas" w:hAnsi="Consolas"/>
                    </w:rPr>
                    <w:t xml:space="preserve">08:00 to 16:00 </w:t>
                  </w:r>
                  <w:r w:rsidRPr="00E409D5">
                    <w:rPr>
                      <w:rFonts w:ascii="Consolas" w:hAnsi="Consolas"/>
                    </w:rPr>
                    <w:t>|</w:t>
                  </w:r>
                </w:p>
                <w:p w:rsidR="00B21E7F" w:rsidP="00B21E7F" w:rsidRDefault="00B21E7F" w14:paraId="368D4282" w14:textId="77777777">
                  <w:r w:rsidRPr="009628D1">
                    <w:rPr>
                      <w:b/>
                      <w:u w:val="single"/>
                    </w:rPr>
                    <w:t>Then</w:t>
                  </w:r>
                  <w:r w:rsidRPr="005268E5">
                    <w:t xml:space="preserve"> </w:t>
                  </w:r>
                  <w:r>
                    <w:t>the times of the daily schedule are updated</w:t>
                  </w:r>
                </w:p>
                <w:p w:rsidRPr="00B2194F" w:rsidR="00B2194F" w:rsidP="00B21E7F" w:rsidRDefault="00B21E7F" w14:paraId="0D8055FA" w14:textId="643D4F83">
                  <w:r w:rsidRPr="009776F3">
                    <w:rPr>
                      <w:b/>
                      <w:iCs/>
                    </w:rPr>
                    <w:t>And</w:t>
                  </w:r>
                  <w:r>
                    <w:rPr>
                      <w:bCs/>
                      <w:iCs/>
                    </w:rPr>
                    <w:t xml:space="preserve"> the status remains in </w:t>
                  </w:r>
                  <w:r>
                    <w:rPr>
                      <w:bCs/>
                      <w:i/>
                    </w:rPr>
                    <w:t>draft</w:t>
                  </w:r>
                </w:p>
              </w:tc>
            </w:tr>
          </w:tbl>
          <w:p w:rsidRPr="005268E5" w:rsidR="00BB1352" w:rsidP="004508EF" w:rsidRDefault="00BB1352" w14:paraId="4FBBCF51" w14:textId="77777777"/>
          <w:p w:rsidRPr="005268E5" w:rsidR="00BB1352" w:rsidP="004508EF" w:rsidRDefault="00BB1352" w14:paraId="730D3F3F" w14:textId="77777777">
            <w:pPr>
              <w:pStyle w:val="Heading3"/>
              <w:jc w:val="center"/>
            </w:pPr>
            <w:r w:rsidRPr="005268E5">
              <w:t>Failure scenarios</w:t>
            </w:r>
          </w:p>
          <w:tbl>
            <w:tblPr>
              <w:tblStyle w:val="TableGrid"/>
              <w:tblW w:w="0" w:type="auto"/>
              <w:tblLook w:val="04A0" w:firstRow="1" w:lastRow="0" w:firstColumn="1" w:lastColumn="0" w:noHBand="0" w:noVBand="1"/>
            </w:tblPr>
            <w:tblGrid>
              <w:gridCol w:w="4691"/>
              <w:gridCol w:w="4691"/>
            </w:tblGrid>
            <w:tr w:rsidRPr="005268E5" w:rsidR="00BB1352" w:rsidTr="00EF008A" w14:paraId="0787BCA6" w14:textId="77777777">
              <w:trPr>
                <w:cantSplit/>
              </w:trPr>
              <w:tc>
                <w:tcPr>
                  <w:tcW w:w="4691" w:type="dxa"/>
                </w:tcPr>
                <w:p w:rsidR="00BB1352" w:rsidP="004508EF" w:rsidRDefault="00A75A88" w14:paraId="421ADB31" w14:textId="77777777">
                  <w:pPr>
                    <w:rPr>
                      <w:b/>
                    </w:rPr>
                  </w:pPr>
                  <w:r>
                    <w:rPr>
                      <w:b/>
                    </w:rPr>
                    <w:t>F1 – No schedule found</w:t>
                  </w:r>
                </w:p>
                <w:p w:rsidR="00DA7783" w:rsidP="00DA7783" w:rsidRDefault="00DA7783" w14:paraId="1B57B986" w14:textId="3EAA7EE9">
                  <w:pPr>
                    <w:rPr>
                      <w:bCs/>
                    </w:rPr>
                  </w:pPr>
                  <w:r>
                    <w:rPr>
                      <w:b/>
                      <w:u w:val="single"/>
                    </w:rPr>
                    <w:t>Given</w:t>
                  </w:r>
                  <w:r>
                    <w:rPr>
                      <w:bCs/>
                    </w:rPr>
                    <w:t xml:space="preserve"> a </w:t>
                  </w:r>
                  <w:r w:rsidR="00701FCD">
                    <w:rPr>
                      <w:bCs/>
                    </w:rPr>
                    <w:t>date</w:t>
                  </w:r>
                </w:p>
                <w:p w:rsidR="00DA7783" w:rsidP="00DA7783" w:rsidRDefault="00DA7783" w14:paraId="0F75118A" w14:textId="33FDA3E4">
                  <w:pPr>
                    <w:ind w:left="720"/>
                    <w:rPr>
                      <w:bCs/>
                    </w:rPr>
                  </w:pPr>
                  <w:r>
                    <w:rPr>
                      <w:b/>
                    </w:rPr>
                    <w:t>And</w:t>
                  </w:r>
                  <w:r>
                    <w:rPr>
                      <w:bCs/>
                    </w:rPr>
                    <w:t xml:space="preserve"> no schedule has this </w:t>
                  </w:r>
                  <w:r w:rsidR="00701FCD">
                    <w:rPr>
                      <w:bCs/>
                    </w:rPr>
                    <w:t>date</w:t>
                  </w:r>
                </w:p>
                <w:p w:rsidR="00DA7783" w:rsidP="00DA7783" w:rsidRDefault="00DA7783" w14:paraId="192E9607" w14:textId="6282B3D4">
                  <w:pPr>
                    <w:rPr>
                      <w:bCs/>
                    </w:rPr>
                  </w:pPr>
                  <w:r>
                    <w:rPr>
                      <w:b/>
                      <w:u w:val="single"/>
                    </w:rPr>
                    <w:t>When</w:t>
                  </w:r>
                  <w:r>
                    <w:rPr>
                      <w:bCs/>
                    </w:rPr>
                    <w:t xml:space="preserve"> the manager selects </w:t>
                  </w:r>
                  <w:r w:rsidRPr="00E409D5">
                    <w:t xml:space="preserve">to set </w:t>
                  </w:r>
                  <w:r>
                    <w:t>date and time interval of a daily schedule</w:t>
                  </w:r>
                </w:p>
                <w:p w:rsidRPr="00DA7783" w:rsidR="00DA7783" w:rsidP="00DA7783" w:rsidRDefault="00DA7783" w14:paraId="38B879BA" w14:textId="2B3E5B8B">
                  <w:pPr>
                    <w:rPr>
                      <w:b/>
                      <w:iCs/>
                    </w:rPr>
                  </w:pPr>
                  <w:r>
                    <w:rPr>
                      <w:b/>
                      <w:u w:val="single"/>
                    </w:rPr>
                    <w:t>Then</w:t>
                  </w:r>
                  <w:r>
                    <w:rPr>
                      <w:bCs/>
                    </w:rPr>
                    <w:t xml:space="preserve"> a failure message is provided explaining no daily schedule was found with this ID</w:t>
                  </w:r>
                </w:p>
              </w:tc>
              <w:tc>
                <w:tcPr>
                  <w:tcW w:w="4691" w:type="dxa"/>
                </w:tcPr>
                <w:p w:rsidR="003B1593" w:rsidP="00E409D5" w:rsidRDefault="003B1593" w14:paraId="4F5207DA" w14:textId="4ADBF3AB">
                  <w:pPr>
                    <w:rPr>
                      <w:b/>
                    </w:rPr>
                  </w:pPr>
                  <w:r>
                    <w:rPr>
                      <w:b/>
                    </w:rPr>
                    <w:t>F2</w:t>
                  </w:r>
                  <w:r w:rsidR="00802C49">
                    <w:rPr>
                      <w:b/>
                    </w:rPr>
                    <w:t xml:space="preserve"> – Date in the past</w:t>
                  </w:r>
                </w:p>
                <w:p w:rsidR="00E409D5" w:rsidP="00E409D5" w:rsidRDefault="00E409D5" w14:paraId="2822F054" w14:textId="7C761FC8">
                  <w:r w:rsidRPr="00EA4BF4">
                    <w:rPr>
                      <w:b/>
                      <w:u w:val="single"/>
                    </w:rPr>
                    <w:t>Given</w:t>
                  </w:r>
                  <w:r w:rsidRPr="005268E5">
                    <w:rPr>
                      <w:b/>
                    </w:rPr>
                    <w:t xml:space="preserve"> </w:t>
                  </w:r>
                  <w:r w:rsidR="00046F3B">
                    <w:t>an existing daily schedule</w:t>
                  </w:r>
                </w:p>
                <w:p w:rsidRPr="00CA6FC3" w:rsidR="00CA6FC3" w:rsidP="00050A8A" w:rsidRDefault="00CA6FC3" w14:paraId="0C1D2742" w14:textId="599F9499">
                  <w:pPr>
                    <w:ind w:left="720"/>
                    <w:rPr>
                      <w:bCs/>
                      <w:iCs/>
                    </w:rPr>
                  </w:pPr>
                  <w:r>
                    <w:rPr>
                      <w:b/>
                      <w:iCs/>
                    </w:rPr>
                    <w:t>And</w:t>
                  </w:r>
                  <w:r>
                    <w:rPr>
                      <w:bCs/>
                      <w:iCs/>
                    </w:rPr>
                    <w:t xml:space="preserve"> the selected date is in the past</w:t>
                  </w:r>
                </w:p>
                <w:p w:rsidRPr="00E409D5" w:rsidR="00E409D5" w:rsidP="00E409D5" w:rsidRDefault="00E409D5" w14:paraId="4A2E9036" w14:textId="6C6A196C">
                  <w:pPr>
                    <w:rPr>
                      <w:rFonts w:ascii="Consolas" w:hAnsi="Consolas"/>
                    </w:rPr>
                  </w:pPr>
                  <w:r w:rsidRPr="00EA4BF4">
                    <w:rPr>
                      <w:b/>
                      <w:u w:val="single"/>
                    </w:rPr>
                    <w:t>When</w:t>
                  </w:r>
                  <w:r w:rsidRPr="005268E5">
                    <w:rPr>
                      <w:b/>
                    </w:rPr>
                    <w:t xml:space="preserve"> </w:t>
                  </w:r>
                  <w:r w:rsidRPr="00E409D5" w:rsidR="00CA6FC3">
                    <w:t xml:space="preserve">creator selects to set </w:t>
                  </w:r>
                  <w:r w:rsidR="00CA6FC3">
                    <w:t>date and time interval of a daily schedule</w:t>
                  </w:r>
                </w:p>
                <w:p w:rsidRPr="005268E5" w:rsidR="00E409D5" w:rsidP="00E409D5" w:rsidRDefault="00E409D5" w14:paraId="059F25B2" w14:textId="3FC8B688">
                  <w:pPr>
                    <w:rPr>
                      <w:b/>
                      <w:i/>
                    </w:rPr>
                  </w:pPr>
                  <w:r w:rsidRPr="00EA4BF4">
                    <w:rPr>
                      <w:b/>
                      <w:u w:val="single"/>
                    </w:rPr>
                    <w:t>Then</w:t>
                  </w:r>
                  <w:r w:rsidRPr="005268E5">
                    <w:t xml:space="preserve"> </w:t>
                  </w:r>
                  <w:r>
                    <w:t xml:space="preserve">a failure message is returned explaining </w:t>
                  </w:r>
                  <w:r w:rsidR="00CA6FC3">
                    <w:t>a daily schedule cannot be created in the past</w:t>
                  </w:r>
                </w:p>
                <w:p w:rsidRPr="005268E5" w:rsidR="00BB1352" w:rsidP="004508EF" w:rsidRDefault="00BB1352" w14:paraId="761B11D3" w14:textId="47BFE78D"/>
              </w:tc>
            </w:tr>
            <w:tr w:rsidRPr="005268E5" w:rsidR="00BB1352" w:rsidTr="00EF008A" w14:paraId="74228201" w14:textId="77777777">
              <w:trPr>
                <w:cantSplit/>
              </w:trPr>
              <w:tc>
                <w:tcPr>
                  <w:tcW w:w="4691" w:type="dxa"/>
                </w:tcPr>
                <w:p w:rsidR="003B1593" w:rsidP="00E409D5" w:rsidRDefault="003B1593" w14:paraId="25B47369" w14:textId="4215C117">
                  <w:pPr>
                    <w:rPr>
                      <w:b/>
                    </w:rPr>
                  </w:pPr>
                  <w:r>
                    <w:rPr>
                      <w:b/>
                    </w:rPr>
                    <w:t>F3</w:t>
                  </w:r>
                  <w:r w:rsidR="00780014">
                    <w:rPr>
                      <w:b/>
                    </w:rPr>
                    <w:t xml:space="preserve"> – Incorrect times</w:t>
                  </w:r>
                </w:p>
                <w:p w:rsidRPr="00752A35" w:rsidR="00CA6FC3" w:rsidP="00E409D5" w:rsidRDefault="00E409D5" w14:paraId="664266BE" w14:textId="0DF482D2">
                  <w:r w:rsidRPr="00EA4BF4">
                    <w:rPr>
                      <w:b/>
                      <w:u w:val="single"/>
                    </w:rPr>
                    <w:t>Given</w:t>
                  </w:r>
                  <w:r w:rsidRPr="005268E5">
                    <w:rPr>
                      <w:b/>
                    </w:rPr>
                    <w:t xml:space="preserve"> </w:t>
                  </w:r>
                  <w:r>
                    <w:t xml:space="preserve">an existing </w:t>
                  </w:r>
                  <w:r w:rsidR="00CA6FC3">
                    <w:t>daily schedule</w:t>
                  </w:r>
                </w:p>
                <w:p w:rsidR="00E409D5" w:rsidP="00E409D5" w:rsidRDefault="00E409D5" w14:paraId="2E8E4ACF" w14:textId="61B89A89">
                  <w:r w:rsidRPr="00EA4BF4">
                    <w:rPr>
                      <w:b/>
                      <w:u w:val="single"/>
                    </w:rPr>
                    <w:t>When</w:t>
                  </w:r>
                  <w:r w:rsidRPr="005268E5">
                    <w:rPr>
                      <w:b/>
                    </w:rPr>
                    <w:t xml:space="preserve"> </w:t>
                  </w:r>
                  <w:r w:rsidRPr="00E409D5" w:rsidR="0084769B">
                    <w:t xml:space="preserve">creator selects to </w:t>
                  </w:r>
                  <w:r w:rsidR="0022074B">
                    <w:t xml:space="preserve">set the </w:t>
                  </w:r>
                  <w:r w:rsidR="0084769B">
                    <w:t>time interval of a daily schedule</w:t>
                  </w:r>
                </w:p>
                <w:p w:rsidR="0022074B" w:rsidP="006703F0" w:rsidRDefault="0022074B" w14:paraId="55D447C1" w14:textId="4BD19F7E">
                  <w:pPr>
                    <w:ind w:left="720"/>
                  </w:pPr>
                  <w:r>
                    <w:rPr>
                      <w:b/>
                      <w:iCs/>
                    </w:rPr>
                    <w:t>And</w:t>
                  </w:r>
                  <w:r>
                    <w:rPr>
                      <w:bCs/>
                      <w:iCs/>
                    </w:rPr>
                    <w:t xml:space="preserve"> the chosen end time is before the start time</w:t>
                  </w:r>
                </w:p>
                <w:p w:rsidRPr="00E409D5" w:rsidR="0084769B" w:rsidP="0084769B" w:rsidRDefault="0084769B" w14:paraId="6F8E4569" w14:textId="59E93E0C">
                  <w:pPr>
                    <w:rPr>
                      <w:rFonts w:ascii="Consolas" w:hAnsi="Consolas"/>
                    </w:rPr>
                  </w:pPr>
                  <w:r w:rsidRPr="00E409D5">
                    <w:rPr>
                      <w:rFonts w:ascii="Consolas" w:hAnsi="Consolas"/>
                    </w:rPr>
                    <w:t xml:space="preserve">    | </w:t>
                  </w:r>
                  <w:r>
                    <w:rPr>
                      <w:rFonts w:ascii="Consolas" w:hAnsi="Consolas"/>
                    </w:rPr>
                    <w:t xml:space="preserve">10:00 to 09:00 </w:t>
                  </w:r>
                  <w:r w:rsidRPr="00E409D5">
                    <w:rPr>
                      <w:rFonts w:ascii="Consolas" w:hAnsi="Consolas"/>
                    </w:rPr>
                    <w:t>|</w:t>
                  </w:r>
                </w:p>
                <w:p w:rsidR="0084769B" w:rsidP="00E409D5" w:rsidRDefault="0084769B" w14:paraId="36E0F7C6" w14:textId="1495C550">
                  <w:pPr>
                    <w:rPr>
                      <w:rFonts w:ascii="Consolas" w:hAnsi="Consolas"/>
                    </w:rPr>
                  </w:pPr>
                  <w:r w:rsidRPr="00E409D5">
                    <w:rPr>
                      <w:rFonts w:ascii="Consolas" w:hAnsi="Consolas"/>
                    </w:rPr>
                    <w:t xml:space="preserve">    | </w:t>
                  </w:r>
                  <w:r>
                    <w:rPr>
                      <w:rFonts w:ascii="Consolas" w:hAnsi="Consolas"/>
                    </w:rPr>
                    <w:t xml:space="preserve">08:00 to </w:t>
                  </w:r>
                  <w:r w:rsidR="00530D5C">
                    <w:rPr>
                      <w:rFonts w:ascii="Consolas" w:hAnsi="Consolas"/>
                    </w:rPr>
                    <w:t>07</w:t>
                  </w:r>
                  <w:r>
                    <w:rPr>
                      <w:rFonts w:ascii="Consolas" w:hAnsi="Consolas"/>
                    </w:rPr>
                    <w:t>:</w:t>
                  </w:r>
                  <w:r w:rsidR="00530D5C">
                    <w:rPr>
                      <w:rFonts w:ascii="Consolas" w:hAnsi="Consolas"/>
                    </w:rPr>
                    <w:t>59</w:t>
                  </w:r>
                  <w:r>
                    <w:rPr>
                      <w:rFonts w:ascii="Consolas" w:hAnsi="Consolas"/>
                    </w:rPr>
                    <w:t xml:space="preserve"> </w:t>
                  </w:r>
                  <w:r w:rsidRPr="00E409D5">
                    <w:rPr>
                      <w:rFonts w:ascii="Consolas" w:hAnsi="Consolas"/>
                    </w:rPr>
                    <w:t>|</w:t>
                  </w:r>
                </w:p>
                <w:p w:rsidRPr="0084769B" w:rsidR="00530D5C" w:rsidP="00E409D5" w:rsidRDefault="00530D5C" w14:paraId="7EDB55BC" w14:textId="22B22B6F">
                  <w:pPr>
                    <w:rPr>
                      <w:rFonts w:ascii="Consolas" w:hAnsi="Consolas"/>
                    </w:rPr>
                  </w:pPr>
                  <w:r w:rsidRPr="00E409D5">
                    <w:rPr>
                      <w:rFonts w:ascii="Consolas" w:hAnsi="Consolas"/>
                    </w:rPr>
                    <w:t xml:space="preserve">    | </w:t>
                  </w:r>
                  <w:r>
                    <w:rPr>
                      <w:rFonts w:ascii="Consolas" w:hAnsi="Consolas"/>
                    </w:rPr>
                    <w:t xml:space="preserve">12:00 to 12:00 </w:t>
                  </w:r>
                  <w:r w:rsidRPr="00E409D5">
                    <w:rPr>
                      <w:rFonts w:ascii="Consolas" w:hAnsi="Consolas"/>
                    </w:rPr>
                    <w:t>|</w:t>
                  </w:r>
                </w:p>
                <w:p w:rsidRPr="005268E5" w:rsidR="00E409D5" w:rsidP="00E409D5" w:rsidRDefault="00E409D5" w14:paraId="23D8BD12" w14:textId="10A1794F">
                  <w:pPr>
                    <w:rPr>
                      <w:b/>
                      <w:i/>
                    </w:rPr>
                  </w:pPr>
                  <w:r w:rsidRPr="00EA4BF4">
                    <w:rPr>
                      <w:b/>
                      <w:u w:val="single"/>
                    </w:rPr>
                    <w:t>Then</w:t>
                  </w:r>
                  <w:r w:rsidRPr="005268E5">
                    <w:t xml:space="preserve"> </w:t>
                  </w:r>
                  <w:r>
                    <w:t xml:space="preserve">a failure message is returned explaining </w:t>
                  </w:r>
                  <w:r w:rsidR="00EA4BF4">
                    <w:t xml:space="preserve">that the </w:t>
                  </w:r>
                  <w:r w:rsidR="0084769B">
                    <w:t>end time must be after the start time</w:t>
                  </w:r>
                </w:p>
                <w:p w:rsidRPr="005268E5" w:rsidR="00BB1352" w:rsidP="004508EF" w:rsidRDefault="00BB1352" w14:paraId="2D1B2866" w14:textId="666618D4">
                  <w:pPr>
                    <w:rPr>
                      <w:b/>
                      <w:i/>
                    </w:rPr>
                  </w:pPr>
                </w:p>
              </w:tc>
              <w:tc>
                <w:tcPr>
                  <w:tcW w:w="4691" w:type="dxa"/>
                </w:tcPr>
                <w:p w:rsidR="003B1593" w:rsidP="00843814" w:rsidRDefault="003B1593" w14:paraId="60B31B3C" w14:textId="4ECF4CAC">
                  <w:pPr>
                    <w:rPr>
                      <w:b/>
                    </w:rPr>
                  </w:pPr>
                  <w:r>
                    <w:rPr>
                      <w:b/>
                    </w:rPr>
                    <w:t>F4</w:t>
                  </w:r>
                  <w:r w:rsidR="00780014">
                    <w:rPr>
                      <w:b/>
                    </w:rPr>
                    <w:t xml:space="preserve"> – Too short time interval</w:t>
                  </w:r>
                </w:p>
                <w:p w:rsidR="00A32F22" w:rsidP="00A32F22" w:rsidRDefault="00A32F22" w14:paraId="46E43134" w14:textId="52D0D733">
                  <w:r w:rsidRPr="00EA4BF4">
                    <w:rPr>
                      <w:b/>
                      <w:u w:val="single"/>
                    </w:rPr>
                    <w:t>Given</w:t>
                  </w:r>
                  <w:r w:rsidRPr="005268E5">
                    <w:rPr>
                      <w:b/>
                    </w:rPr>
                    <w:t xml:space="preserve"> </w:t>
                  </w:r>
                  <w:r>
                    <w:t>an existing daily schedule</w:t>
                  </w:r>
                </w:p>
                <w:p w:rsidRPr="00CA6FC3" w:rsidR="00A32F22" w:rsidP="006703F0" w:rsidRDefault="00A32F22" w14:paraId="3B40795F" w14:textId="22FE606D">
                  <w:pPr>
                    <w:ind w:left="720"/>
                    <w:rPr>
                      <w:bCs/>
                      <w:iCs/>
                    </w:rPr>
                  </w:pPr>
                  <w:r>
                    <w:rPr>
                      <w:b/>
                      <w:iCs/>
                    </w:rPr>
                    <w:t>And</w:t>
                  </w:r>
                  <w:r>
                    <w:rPr>
                      <w:bCs/>
                      <w:iCs/>
                    </w:rPr>
                    <w:t xml:space="preserve"> the interval between start and end time is less than an hour</w:t>
                  </w:r>
                </w:p>
                <w:p w:rsidR="00A32F22" w:rsidP="00A32F22" w:rsidRDefault="00A32F22" w14:paraId="337D176A" w14:textId="77777777">
                  <w:r w:rsidRPr="00EA4BF4">
                    <w:rPr>
                      <w:b/>
                      <w:u w:val="single"/>
                    </w:rPr>
                    <w:t>When</w:t>
                  </w:r>
                  <w:r w:rsidRPr="005268E5">
                    <w:rPr>
                      <w:b/>
                    </w:rPr>
                    <w:t xml:space="preserve"> </w:t>
                  </w:r>
                  <w:r w:rsidRPr="00E409D5">
                    <w:t xml:space="preserve">creator selects to set </w:t>
                  </w:r>
                  <w:r>
                    <w:t>date and time interval of a daily schedule</w:t>
                  </w:r>
                </w:p>
                <w:p w:rsidRPr="00E409D5" w:rsidR="0064085A" w:rsidP="0064085A" w:rsidRDefault="0064085A" w14:paraId="596E9EFB" w14:textId="77777777">
                  <w:pPr>
                    <w:rPr>
                      <w:rFonts w:ascii="Consolas" w:hAnsi="Consolas"/>
                    </w:rPr>
                  </w:pPr>
                  <w:r w:rsidRPr="00E409D5">
                    <w:rPr>
                      <w:rFonts w:ascii="Consolas" w:hAnsi="Consolas"/>
                    </w:rPr>
                    <w:t xml:space="preserve">    | </w:t>
                  </w:r>
                  <w:r>
                    <w:rPr>
                      <w:rFonts w:ascii="Consolas" w:hAnsi="Consolas"/>
                    </w:rPr>
                    <w:t xml:space="preserve">10:00 to 10:30 </w:t>
                  </w:r>
                  <w:r w:rsidRPr="00E409D5">
                    <w:rPr>
                      <w:rFonts w:ascii="Consolas" w:hAnsi="Consolas"/>
                    </w:rPr>
                    <w:t>|</w:t>
                  </w:r>
                </w:p>
                <w:p w:rsidR="0064085A" w:rsidP="0064085A" w:rsidRDefault="0064085A" w14:paraId="03D5E292" w14:textId="77777777">
                  <w:pPr>
                    <w:rPr>
                      <w:rFonts w:ascii="Consolas" w:hAnsi="Consolas"/>
                    </w:rPr>
                  </w:pPr>
                  <w:r w:rsidRPr="00E409D5">
                    <w:rPr>
                      <w:rFonts w:ascii="Consolas" w:hAnsi="Consolas"/>
                    </w:rPr>
                    <w:t xml:space="preserve">    | </w:t>
                  </w:r>
                  <w:r>
                    <w:rPr>
                      <w:rFonts w:ascii="Consolas" w:hAnsi="Consolas"/>
                    </w:rPr>
                    <w:t xml:space="preserve">08:00 to 08:59 </w:t>
                  </w:r>
                  <w:r w:rsidRPr="00E409D5">
                    <w:rPr>
                      <w:rFonts w:ascii="Consolas" w:hAnsi="Consolas"/>
                    </w:rPr>
                    <w:t>|</w:t>
                  </w:r>
                </w:p>
                <w:p w:rsidR="0064085A" w:rsidP="0064085A" w:rsidRDefault="0064085A" w14:paraId="3F61B748" w14:textId="77777777">
                  <w:pPr>
                    <w:rPr>
                      <w:rFonts w:ascii="Consolas" w:hAnsi="Consolas"/>
                    </w:rPr>
                  </w:pPr>
                  <w:r w:rsidRPr="00E409D5">
                    <w:rPr>
                      <w:rFonts w:ascii="Consolas" w:hAnsi="Consolas"/>
                    </w:rPr>
                    <w:t xml:space="preserve">    | </w:t>
                  </w:r>
                  <w:r>
                    <w:rPr>
                      <w:rFonts w:ascii="Consolas" w:hAnsi="Consolas"/>
                    </w:rPr>
                    <w:t xml:space="preserve">12:00 to 12:00 </w:t>
                  </w:r>
                  <w:r w:rsidRPr="00E409D5">
                    <w:rPr>
                      <w:rFonts w:ascii="Consolas" w:hAnsi="Consolas"/>
                    </w:rPr>
                    <w:t>|</w:t>
                  </w:r>
                </w:p>
                <w:p w:rsidRPr="0084769B" w:rsidR="0064085A" w:rsidP="0064085A" w:rsidRDefault="0064085A" w14:paraId="22C1207F" w14:textId="77777777">
                  <w:pPr>
                    <w:rPr>
                      <w:rFonts w:ascii="Consolas" w:hAnsi="Consolas"/>
                    </w:rPr>
                  </w:pPr>
                  <w:r w:rsidRPr="00E409D5">
                    <w:rPr>
                      <w:rFonts w:ascii="Consolas" w:hAnsi="Consolas"/>
                    </w:rPr>
                    <w:t xml:space="preserve">    | </w:t>
                  </w:r>
                  <w:r>
                    <w:rPr>
                      <w:rFonts w:ascii="Consolas" w:hAnsi="Consolas"/>
                    </w:rPr>
                    <w:t xml:space="preserve">12:01 to 13:00 </w:t>
                  </w:r>
                  <w:r w:rsidRPr="00E409D5">
                    <w:rPr>
                      <w:rFonts w:ascii="Consolas" w:hAnsi="Consolas"/>
                    </w:rPr>
                    <w:t>|</w:t>
                  </w:r>
                </w:p>
                <w:p w:rsidRPr="005268E5" w:rsidR="00A32F22" w:rsidP="00A32F22" w:rsidRDefault="00A32F22" w14:paraId="2C633B96" w14:textId="28360A67">
                  <w:pPr>
                    <w:rPr>
                      <w:b/>
                      <w:i/>
                    </w:rPr>
                  </w:pPr>
                  <w:r w:rsidRPr="00EA4BF4">
                    <w:rPr>
                      <w:b/>
                      <w:u w:val="single"/>
                    </w:rPr>
                    <w:t>Then</w:t>
                  </w:r>
                  <w:r w:rsidRPr="005268E5">
                    <w:t xml:space="preserve"> </w:t>
                  </w:r>
                  <w:r>
                    <w:t xml:space="preserve">a failure message is returned explaining that the </w:t>
                  </w:r>
                  <w:r w:rsidR="00DC2026">
                    <w:t>time interval must span 60 minutes or more</w:t>
                  </w:r>
                </w:p>
                <w:p w:rsidRPr="005268E5" w:rsidR="00BB1352" w:rsidP="004508EF" w:rsidRDefault="00BB1352" w14:paraId="6C5E2E48" w14:textId="35F605FF"/>
              </w:tc>
            </w:tr>
            <w:tr w:rsidRPr="005268E5" w:rsidR="00005435" w:rsidTr="00EF008A" w14:paraId="5B9CF45E" w14:textId="77777777">
              <w:trPr>
                <w:cantSplit/>
              </w:trPr>
              <w:tc>
                <w:tcPr>
                  <w:tcW w:w="4691" w:type="dxa"/>
                </w:tcPr>
                <w:p w:rsidR="00005435" w:rsidP="00E409D5" w:rsidRDefault="00005435" w14:paraId="29069879" w14:textId="60BA9203">
                  <w:pPr>
                    <w:rPr>
                      <w:b/>
                    </w:rPr>
                  </w:pPr>
                  <w:r w:rsidRPr="00005435">
                    <w:rPr>
                      <w:b/>
                    </w:rPr>
                    <w:t>F5</w:t>
                  </w:r>
                  <w:r w:rsidR="00780014">
                    <w:rPr>
                      <w:b/>
                    </w:rPr>
                    <w:t xml:space="preserve"> </w:t>
                  </w:r>
                  <w:r w:rsidR="00051F55">
                    <w:rPr>
                      <w:b/>
                    </w:rPr>
                    <w:t>–</w:t>
                  </w:r>
                  <w:r w:rsidR="00780014">
                    <w:rPr>
                      <w:b/>
                    </w:rPr>
                    <w:t xml:space="preserve"> </w:t>
                  </w:r>
                  <w:r w:rsidR="00051F55">
                    <w:rPr>
                      <w:b/>
                    </w:rPr>
                    <w:t>Schedule is active</w:t>
                  </w:r>
                </w:p>
                <w:p w:rsidR="00005435" w:rsidP="00005435" w:rsidRDefault="00005435" w14:paraId="7D141034" w14:textId="77777777">
                  <w:r w:rsidRPr="00EA4BF4">
                    <w:rPr>
                      <w:b/>
                      <w:u w:val="single"/>
                    </w:rPr>
                    <w:t>Given</w:t>
                  </w:r>
                  <w:r w:rsidRPr="005268E5">
                    <w:rPr>
                      <w:b/>
                    </w:rPr>
                    <w:t xml:space="preserve"> </w:t>
                  </w:r>
                  <w:r>
                    <w:t>an existing daily schedule</w:t>
                  </w:r>
                </w:p>
                <w:p w:rsidRPr="00005435" w:rsidR="00005435" w:rsidP="00050A8A" w:rsidRDefault="00005435" w14:paraId="05BE8837" w14:textId="63DCE760">
                  <w:pPr>
                    <w:ind w:left="720"/>
                    <w:rPr>
                      <w:bCs/>
                      <w:iCs/>
                    </w:rPr>
                  </w:pPr>
                  <w:r>
                    <w:rPr>
                      <w:b/>
                      <w:iCs/>
                    </w:rPr>
                    <w:t>And</w:t>
                  </w:r>
                  <w:r>
                    <w:rPr>
                      <w:bCs/>
                      <w:iCs/>
                    </w:rPr>
                    <w:t xml:space="preserve"> the status of the schedule is </w:t>
                  </w:r>
                  <w:r>
                    <w:rPr>
                      <w:bCs/>
                      <w:i/>
                    </w:rPr>
                    <w:t>active</w:t>
                  </w:r>
                </w:p>
                <w:p w:rsidRPr="00E409D5" w:rsidR="00005435" w:rsidP="00005435" w:rsidRDefault="00005435" w14:paraId="797C5A0D" w14:textId="76A3D755">
                  <w:pPr>
                    <w:rPr>
                      <w:rFonts w:ascii="Consolas" w:hAnsi="Consolas"/>
                    </w:rPr>
                  </w:pPr>
                  <w:r w:rsidRPr="00EA4BF4">
                    <w:rPr>
                      <w:b/>
                      <w:u w:val="single"/>
                    </w:rPr>
                    <w:t>When</w:t>
                  </w:r>
                  <w:r w:rsidRPr="005268E5">
                    <w:rPr>
                      <w:b/>
                    </w:rPr>
                    <w:t xml:space="preserve"> </w:t>
                  </w:r>
                  <w:r w:rsidRPr="00E409D5">
                    <w:t xml:space="preserve">creator selects to set </w:t>
                  </w:r>
                  <w:r>
                    <w:t>date and</w:t>
                  </w:r>
                  <w:r w:rsidR="007A6DA1">
                    <w:t>/or</w:t>
                  </w:r>
                  <w:r>
                    <w:t xml:space="preserve"> time interval of a daily schedule</w:t>
                  </w:r>
                </w:p>
                <w:p w:rsidRPr="005268E5" w:rsidR="00005435" w:rsidP="00005435" w:rsidRDefault="00005435" w14:paraId="3297AE24" w14:textId="1FA261FA">
                  <w:pPr>
                    <w:rPr>
                      <w:b/>
                      <w:i/>
                    </w:rPr>
                  </w:pPr>
                  <w:r w:rsidRPr="00EA4BF4">
                    <w:rPr>
                      <w:b/>
                      <w:u w:val="single"/>
                    </w:rPr>
                    <w:t>Then</w:t>
                  </w:r>
                  <w:r w:rsidRPr="005268E5">
                    <w:t xml:space="preserve"> </w:t>
                  </w:r>
                  <w:r>
                    <w:t>a failure message is returned explaining an active daily schedule cannot modified, only deleted</w:t>
                  </w:r>
                </w:p>
                <w:p w:rsidRPr="00005435" w:rsidR="00005435" w:rsidP="00E409D5" w:rsidRDefault="00005435" w14:paraId="03EC6E52" w14:textId="4E847AB1">
                  <w:pPr>
                    <w:rPr>
                      <w:b/>
                    </w:rPr>
                  </w:pPr>
                </w:p>
              </w:tc>
              <w:tc>
                <w:tcPr>
                  <w:tcW w:w="4691" w:type="dxa"/>
                </w:tcPr>
                <w:p w:rsidR="00005435" w:rsidP="00941757" w:rsidRDefault="0077592E" w14:paraId="7D9DC4F9" w14:textId="6FBBA838">
                  <w:pPr>
                    <w:rPr>
                      <w:b/>
                    </w:rPr>
                  </w:pPr>
                  <w:r>
                    <w:rPr>
                      <w:b/>
                    </w:rPr>
                    <w:t>F6</w:t>
                  </w:r>
                  <w:r w:rsidR="00051F55">
                    <w:rPr>
                      <w:b/>
                    </w:rPr>
                    <w:t xml:space="preserve"> – Incorrect minutes</w:t>
                  </w:r>
                </w:p>
                <w:p w:rsidRPr="00005435" w:rsidR="00724FE8" w:rsidP="00724FE8" w:rsidRDefault="00724FE8" w14:paraId="65759569" w14:textId="2CF5A1C9">
                  <w:pPr>
                    <w:rPr>
                      <w:bCs/>
                      <w:iCs/>
                    </w:rPr>
                  </w:pPr>
                  <w:r w:rsidRPr="00EA4BF4">
                    <w:rPr>
                      <w:b/>
                      <w:u w:val="single"/>
                    </w:rPr>
                    <w:t>Given</w:t>
                  </w:r>
                  <w:r w:rsidRPr="005268E5">
                    <w:rPr>
                      <w:b/>
                    </w:rPr>
                    <w:t xml:space="preserve"> </w:t>
                  </w:r>
                  <w:r>
                    <w:t>an existing daily schedule</w:t>
                  </w:r>
                </w:p>
                <w:p w:rsidR="00724FE8" w:rsidP="00724FE8" w:rsidRDefault="00724FE8" w14:paraId="6AF1DBD9" w14:textId="0AA96734">
                  <w:r w:rsidRPr="00EA4BF4">
                    <w:rPr>
                      <w:b/>
                      <w:u w:val="single"/>
                    </w:rPr>
                    <w:t>When</w:t>
                  </w:r>
                  <w:r w:rsidRPr="005268E5">
                    <w:rPr>
                      <w:b/>
                    </w:rPr>
                    <w:t xml:space="preserve"> </w:t>
                  </w:r>
                  <w:r w:rsidRPr="00E409D5">
                    <w:t xml:space="preserve">creator selects to set </w:t>
                  </w:r>
                  <w:r>
                    <w:t>the times with the minutes not being :00 or :30</w:t>
                  </w:r>
                </w:p>
                <w:p w:rsidRPr="00E409D5" w:rsidR="0064085A" w:rsidP="0064085A" w:rsidRDefault="0064085A" w14:paraId="0EF7CB4D" w14:textId="782725D1">
                  <w:pPr>
                    <w:rPr>
                      <w:rFonts w:ascii="Consolas" w:hAnsi="Consolas"/>
                    </w:rPr>
                  </w:pPr>
                  <w:r w:rsidRPr="00E409D5">
                    <w:rPr>
                      <w:rFonts w:ascii="Consolas" w:hAnsi="Consolas"/>
                    </w:rPr>
                    <w:t xml:space="preserve">    | </w:t>
                  </w:r>
                  <w:r>
                    <w:rPr>
                      <w:rFonts w:ascii="Consolas" w:hAnsi="Consolas"/>
                    </w:rPr>
                    <w:t xml:space="preserve">10:01 to 10:30 </w:t>
                  </w:r>
                  <w:r w:rsidRPr="00E409D5">
                    <w:rPr>
                      <w:rFonts w:ascii="Consolas" w:hAnsi="Consolas"/>
                    </w:rPr>
                    <w:t>|</w:t>
                  </w:r>
                </w:p>
                <w:p w:rsidR="0064085A" w:rsidP="0064085A" w:rsidRDefault="0064085A" w14:paraId="533EF2DB" w14:textId="38CEB36E">
                  <w:pPr>
                    <w:rPr>
                      <w:rFonts w:ascii="Consolas" w:hAnsi="Consolas"/>
                    </w:rPr>
                  </w:pPr>
                  <w:r w:rsidRPr="00E409D5">
                    <w:rPr>
                      <w:rFonts w:ascii="Consolas" w:hAnsi="Consolas"/>
                    </w:rPr>
                    <w:t xml:space="preserve">    | </w:t>
                  </w:r>
                  <w:r>
                    <w:rPr>
                      <w:rFonts w:ascii="Consolas" w:hAnsi="Consolas"/>
                    </w:rPr>
                    <w:t xml:space="preserve">08:00 to </w:t>
                  </w:r>
                  <w:r w:rsidR="00E412F1">
                    <w:rPr>
                      <w:rFonts w:ascii="Consolas" w:hAnsi="Consolas"/>
                    </w:rPr>
                    <w:t>11</w:t>
                  </w:r>
                  <w:r>
                    <w:rPr>
                      <w:rFonts w:ascii="Consolas" w:hAnsi="Consolas"/>
                    </w:rPr>
                    <w:t xml:space="preserve">:59 </w:t>
                  </w:r>
                  <w:r w:rsidRPr="00E409D5">
                    <w:rPr>
                      <w:rFonts w:ascii="Consolas" w:hAnsi="Consolas"/>
                    </w:rPr>
                    <w:t>|</w:t>
                  </w:r>
                </w:p>
                <w:p w:rsidR="0064085A" w:rsidP="0064085A" w:rsidRDefault="0064085A" w14:paraId="30F7AA01" w14:textId="3AA9F0BC">
                  <w:pPr>
                    <w:rPr>
                      <w:rFonts w:ascii="Consolas" w:hAnsi="Consolas"/>
                    </w:rPr>
                  </w:pPr>
                  <w:r w:rsidRPr="00E409D5">
                    <w:rPr>
                      <w:rFonts w:ascii="Consolas" w:hAnsi="Consolas"/>
                    </w:rPr>
                    <w:t xml:space="preserve">    | </w:t>
                  </w:r>
                  <w:r>
                    <w:rPr>
                      <w:rFonts w:ascii="Consolas" w:hAnsi="Consolas"/>
                    </w:rPr>
                    <w:t xml:space="preserve">12:17 to 15:00 </w:t>
                  </w:r>
                  <w:r w:rsidRPr="00E409D5">
                    <w:rPr>
                      <w:rFonts w:ascii="Consolas" w:hAnsi="Consolas"/>
                    </w:rPr>
                    <w:t>|</w:t>
                  </w:r>
                </w:p>
                <w:p w:rsidR="0064085A" w:rsidP="00724FE8" w:rsidRDefault="0064085A" w14:paraId="4D54FB97" w14:textId="681A06F3">
                  <w:pPr>
                    <w:rPr>
                      <w:rFonts w:ascii="Consolas" w:hAnsi="Consolas"/>
                    </w:rPr>
                  </w:pPr>
                  <w:r w:rsidRPr="00E409D5">
                    <w:rPr>
                      <w:rFonts w:ascii="Consolas" w:hAnsi="Consolas"/>
                    </w:rPr>
                    <w:t xml:space="preserve">    | </w:t>
                  </w:r>
                  <w:r>
                    <w:rPr>
                      <w:rFonts w:ascii="Consolas" w:hAnsi="Consolas"/>
                    </w:rPr>
                    <w:t>1</w:t>
                  </w:r>
                  <w:r w:rsidR="00E412F1">
                    <w:rPr>
                      <w:rFonts w:ascii="Consolas" w:hAnsi="Consolas"/>
                    </w:rPr>
                    <w:t>0</w:t>
                  </w:r>
                  <w:r>
                    <w:rPr>
                      <w:rFonts w:ascii="Consolas" w:hAnsi="Consolas"/>
                    </w:rPr>
                    <w:t>:0</w:t>
                  </w:r>
                  <w:r w:rsidR="00E412F1">
                    <w:rPr>
                      <w:rFonts w:ascii="Consolas" w:hAnsi="Consolas"/>
                    </w:rPr>
                    <w:t>0</w:t>
                  </w:r>
                  <w:r>
                    <w:rPr>
                      <w:rFonts w:ascii="Consolas" w:hAnsi="Consolas"/>
                    </w:rPr>
                    <w:t xml:space="preserve"> to 13:</w:t>
                  </w:r>
                  <w:r w:rsidR="00E412F1">
                    <w:rPr>
                      <w:rFonts w:ascii="Consolas" w:hAnsi="Consolas"/>
                    </w:rPr>
                    <w:t>43</w:t>
                  </w:r>
                  <w:r>
                    <w:rPr>
                      <w:rFonts w:ascii="Consolas" w:hAnsi="Consolas"/>
                    </w:rPr>
                    <w:t xml:space="preserve"> </w:t>
                  </w:r>
                  <w:r w:rsidRPr="00E409D5">
                    <w:rPr>
                      <w:rFonts w:ascii="Consolas" w:hAnsi="Consolas"/>
                    </w:rPr>
                    <w:t>|</w:t>
                  </w:r>
                </w:p>
                <w:p w:rsidR="00E412F1" w:rsidP="00724FE8" w:rsidRDefault="00E412F1" w14:paraId="755CEE22" w14:textId="5D53C034">
                  <w:pPr>
                    <w:rPr>
                      <w:rFonts w:ascii="Consolas" w:hAnsi="Consolas"/>
                    </w:rPr>
                  </w:pPr>
                  <w:r w:rsidRPr="00E409D5">
                    <w:rPr>
                      <w:rFonts w:ascii="Consolas" w:hAnsi="Consolas"/>
                    </w:rPr>
                    <w:t xml:space="preserve">    | </w:t>
                  </w:r>
                  <w:r>
                    <w:rPr>
                      <w:rFonts w:ascii="Consolas" w:hAnsi="Consolas"/>
                    </w:rPr>
                    <w:t xml:space="preserve">10:00 to 13:29 </w:t>
                  </w:r>
                  <w:r w:rsidRPr="00E409D5">
                    <w:rPr>
                      <w:rFonts w:ascii="Consolas" w:hAnsi="Consolas"/>
                    </w:rPr>
                    <w:t>|</w:t>
                  </w:r>
                </w:p>
                <w:p w:rsidRPr="00E409D5" w:rsidR="00E412F1" w:rsidP="00724FE8" w:rsidRDefault="00E412F1" w14:paraId="0D4EE169" w14:textId="221ADE64">
                  <w:pPr>
                    <w:rPr>
                      <w:rFonts w:ascii="Consolas" w:hAnsi="Consolas"/>
                    </w:rPr>
                  </w:pPr>
                  <w:r w:rsidRPr="00E409D5">
                    <w:rPr>
                      <w:rFonts w:ascii="Consolas" w:hAnsi="Consolas"/>
                    </w:rPr>
                    <w:t xml:space="preserve">    | </w:t>
                  </w:r>
                  <w:r>
                    <w:rPr>
                      <w:rFonts w:ascii="Consolas" w:hAnsi="Consolas"/>
                    </w:rPr>
                    <w:t>10:</w:t>
                  </w:r>
                  <w:r w:rsidR="006021EF">
                    <w:rPr>
                      <w:rFonts w:ascii="Consolas" w:hAnsi="Consolas"/>
                    </w:rPr>
                    <w:t>31</w:t>
                  </w:r>
                  <w:r>
                    <w:rPr>
                      <w:rFonts w:ascii="Consolas" w:hAnsi="Consolas"/>
                    </w:rPr>
                    <w:t xml:space="preserve"> to 13:</w:t>
                  </w:r>
                  <w:r w:rsidR="006021EF">
                    <w:rPr>
                      <w:rFonts w:ascii="Consolas" w:hAnsi="Consolas"/>
                    </w:rPr>
                    <w:t>00</w:t>
                  </w:r>
                  <w:r>
                    <w:rPr>
                      <w:rFonts w:ascii="Consolas" w:hAnsi="Consolas"/>
                    </w:rPr>
                    <w:t xml:space="preserve"> </w:t>
                  </w:r>
                  <w:r w:rsidRPr="00E409D5">
                    <w:rPr>
                      <w:rFonts w:ascii="Consolas" w:hAnsi="Consolas"/>
                    </w:rPr>
                    <w:t>|</w:t>
                  </w:r>
                </w:p>
                <w:p w:rsidRPr="005268E5" w:rsidR="00724FE8" w:rsidP="00724FE8" w:rsidRDefault="00724FE8" w14:paraId="5B8BF397" w14:textId="4DC90016">
                  <w:pPr>
                    <w:rPr>
                      <w:b/>
                      <w:i/>
                    </w:rPr>
                  </w:pPr>
                  <w:r w:rsidRPr="00EA4BF4">
                    <w:rPr>
                      <w:b/>
                      <w:u w:val="single"/>
                    </w:rPr>
                    <w:t>Then</w:t>
                  </w:r>
                  <w:r w:rsidRPr="005268E5">
                    <w:t xml:space="preserve"> </w:t>
                  </w:r>
                  <w:r>
                    <w:t>a failure message is returned explaining the minutes of the times must be half or whole hours.</w:t>
                  </w:r>
                </w:p>
                <w:p w:rsidR="0077592E" w:rsidP="00941757" w:rsidRDefault="0077592E" w14:paraId="2050ECE6" w14:textId="577FDA93">
                  <w:pPr>
                    <w:rPr>
                      <w:b/>
                    </w:rPr>
                  </w:pPr>
                </w:p>
              </w:tc>
            </w:tr>
          </w:tbl>
          <w:p w:rsidRPr="005268E5" w:rsidR="00BB1352" w:rsidP="004508EF" w:rsidRDefault="00BB1352" w14:paraId="6AE25852" w14:textId="77777777"/>
        </w:tc>
      </w:tr>
    </w:tbl>
    <w:p w:rsidR="00EF008A" w:rsidRDefault="00EF008A" w14:paraId="6B234AE3" w14:textId="68088BCE">
      <w:pPr>
        <w:rPr>
          <w:rFonts w:asciiTheme="majorHAnsi" w:hAnsiTheme="majorHAnsi" w:eastAsiaTheme="majorEastAsia" w:cstheme="majorBidi"/>
          <w:color w:val="2F5496" w:themeColor="accent1" w:themeShade="BF"/>
          <w:sz w:val="26"/>
          <w:szCs w:val="26"/>
        </w:rPr>
      </w:pPr>
    </w:p>
    <w:p w:rsidR="005B1065" w:rsidRDefault="005B1065" w14:paraId="7DEDAC6D" w14:textId="77777777">
      <w:pPr>
        <w:rPr>
          <w:rFonts w:asciiTheme="majorHAnsi" w:hAnsiTheme="majorHAnsi" w:eastAsiaTheme="majorEastAsia" w:cstheme="majorBidi"/>
          <w:color w:val="2F5496" w:themeColor="accent1" w:themeShade="BF"/>
          <w:sz w:val="26"/>
          <w:szCs w:val="26"/>
        </w:rPr>
      </w:pPr>
      <w:r>
        <w:br w:type="page"/>
      </w:r>
    </w:p>
    <w:p w:rsidRPr="005268E5" w:rsidR="00BF680C" w:rsidP="00BF680C" w:rsidRDefault="00BF680C" w14:paraId="68EB1651" w14:textId="4F6C044C">
      <w:pPr>
        <w:pStyle w:val="Heading2"/>
      </w:pPr>
      <w:r>
        <w:t>ID: 3</w:t>
      </w:r>
      <w:r w:rsidR="0039390B">
        <w:t xml:space="preserve"> – </w:t>
      </w:r>
      <w:r w:rsidR="00BC0477">
        <w:t>The manager adds available courts to a daily schedule</w:t>
      </w:r>
    </w:p>
    <w:tbl>
      <w:tblPr>
        <w:tblStyle w:val="TableGrid"/>
        <w:tblW w:w="0" w:type="auto"/>
        <w:tblLook w:val="04A0" w:firstRow="1" w:lastRow="0" w:firstColumn="1" w:lastColumn="0" w:noHBand="0" w:noVBand="1"/>
      </w:tblPr>
      <w:tblGrid>
        <w:gridCol w:w="9608"/>
      </w:tblGrid>
      <w:tr w:rsidRPr="005268E5" w:rsidR="00BF680C" w:rsidTr="004508EF" w14:paraId="7B4FAFCF" w14:textId="77777777">
        <w:tc>
          <w:tcPr>
            <w:tcW w:w="9608" w:type="dxa"/>
            <w:tcBorders>
              <w:top w:val="double" w:color="000000" w:themeColor="text1" w:sz="4" w:space="0"/>
              <w:left w:val="double" w:color="000000" w:themeColor="text1" w:sz="4" w:space="0"/>
              <w:bottom w:val="double" w:color="000000" w:themeColor="text1" w:sz="4" w:space="0"/>
              <w:right w:val="double" w:color="000000" w:themeColor="text1" w:sz="4" w:space="0"/>
            </w:tcBorders>
          </w:tcPr>
          <w:p w:rsidRPr="005268E5" w:rsidR="00BF680C" w:rsidP="004508EF" w:rsidRDefault="00BF680C" w14:paraId="5D6B3560" w14:textId="04C33A68">
            <w:r w:rsidRPr="005268E5">
              <w:rPr>
                <w:b/>
              </w:rPr>
              <w:t xml:space="preserve">In order to </w:t>
            </w:r>
            <w:r w:rsidR="00843589">
              <w:t>let the players book a court</w:t>
            </w:r>
          </w:p>
          <w:p w:rsidRPr="005268E5" w:rsidR="00BF680C" w:rsidP="004508EF" w:rsidRDefault="00BF680C" w14:paraId="74EB7CBD" w14:textId="6F0C070B">
            <w:r w:rsidRPr="005268E5">
              <w:rPr>
                <w:b/>
              </w:rPr>
              <w:t>As a</w:t>
            </w:r>
            <w:r>
              <w:rPr>
                <w:b/>
              </w:rPr>
              <w:t xml:space="preserve"> </w:t>
            </w:r>
            <w:r w:rsidR="00843589">
              <w:t>manager</w:t>
            </w:r>
          </w:p>
          <w:p w:rsidRPr="00A76BE0" w:rsidR="00BF680C" w:rsidP="004508EF" w:rsidRDefault="00BF680C" w14:paraId="091D48D6" w14:textId="3C09DEC9">
            <w:r w:rsidRPr="005268E5">
              <w:rPr>
                <w:b/>
              </w:rPr>
              <w:t xml:space="preserve">I want to </w:t>
            </w:r>
            <w:r w:rsidR="00843589">
              <w:t>add courts to a daily schedule</w:t>
            </w:r>
            <w:r>
              <w:t>.</w:t>
            </w:r>
          </w:p>
          <w:p w:rsidRPr="005268E5" w:rsidR="00BF680C" w:rsidP="004508EF" w:rsidRDefault="00BF680C" w14:paraId="437FFC0E" w14:textId="77777777"/>
          <w:p w:rsidRPr="005268E5" w:rsidR="00BF680C" w:rsidP="004508EF" w:rsidRDefault="00BF680C" w14:paraId="1FF57569" w14:textId="77777777">
            <w:pPr>
              <w:pStyle w:val="Heading3"/>
              <w:jc w:val="center"/>
            </w:pPr>
            <w:r w:rsidRPr="005268E5">
              <w:t>Success scenarios</w:t>
            </w:r>
          </w:p>
          <w:tbl>
            <w:tblPr>
              <w:tblStyle w:val="TableGrid"/>
              <w:tblW w:w="0" w:type="auto"/>
              <w:tblLook w:val="04A0" w:firstRow="1" w:lastRow="0" w:firstColumn="1" w:lastColumn="0" w:noHBand="0" w:noVBand="1"/>
            </w:tblPr>
            <w:tblGrid>
              <w:gridCol w:w="9373"/>
            </w:tblGrid>
            <w:tr w:rsidRPr="005268E5" w:rsidR="00050A8A" w:rsidTr="00050A8A" w14:paraId="2D4175E5" w14:textId="77777777">
              <w:trPr>
                <w:cantSplit/>
              </w:trPr>
              <w:tc>
                <w:tcPr>
                  <w:tcW w:w="9373" w:type="dxa"/>
                </w:tcPr>
                <w:p w:rsidR="00050A8A" w:rsidP="004508EF" w:rsidRDefault="00050A8A" w14:paraId="28E83474" w14:textId="6F1426E3">
                  <w:pPr>
                    <w:rPr>
                      <w:b/>
                    </w:rPr>
                  </w:pPr>
                  <w:r>
                    <w:rPr>
                      <w:b/>
                    </w:rPr>
                    <w:t>S1</w:t>
                  </w:r>
                  <w:r w:rsidR="00A35059">
                    <w:rPr>
                      <w:b/>
                    </w:rPr>
                    <w:t xml:space="preserve"> – General success</w:t>
                  </w:r>
                </w:p>
                <w:p w:rsidR="00050A8A" w:rsidP="004508EF" w:rsidRDefault="00050A8A" w14:paraId="26A60C32" w14:textId="52890BA1">
                  <w:r w:rsidRPr="00A767B4">
                    <w:rPr>
                      <w:b/>
                      <w:u w:val="single"/>
                    </w:rPr>
                    <w:t>Given</w:t>
                  </w:r>
                  <w:r w:rsidRPr="005268E5">
                    <w:rPr>
                      <w:b/>
                    </w:rPr>
                    <w:t xml:space="preserve"> </w:t>
                  </w:r>
                  <w:r w:rsidRPr="005F6174">
                    <w:t xml:space="preserve">an </w:t>
                  </w:r>
                  <w:r>
                    <w:t>existing daily schedule</w:t>
                  </w:r>
                </w:p>
                <w:p w:rsidR="00050A8A" w:rsidP="006703F0" w:rsidRDefault="00050A8A" w14:paraId="23D8A323" w14:textId="6C94B14A">
                  <w:pPr>
                    <w:ind w:left="720"/>
                    <w:rPr>
                      <w:i/>
                    </w:rPr>
                  </w:pPr>
                  <w:r w:rsidRPr="00A767B4">
                    <w:rPr>
                      <w:b/>
                    </w:rPr>
                    <w:t>And</w:t>
                  </w:r>
                  <w:r>
                    <w:t xml:space="preserve"> the status is </w:t>
                  </w:r>
                  <w:r w:rsidRPr="00A767B4">
                    <w:rPr>
                      <w:i/>
                    </w:rPr>
                    <w:t>draft</w:t>
                  </w:r>
                  <w:r>
                    <w:rPr>
                      <w:iCs/>
                    </w:rPr>
                    <w:t xml:space="preserve"> or </w:t>
                  </w:r>
                  <w:r>
                    <w:rPr>
                      <w:i/>
                    </w:rPr>
                    <w:t>active</w:t>
                  </w:r>
                </w:p>
                <w:p w:rsidR="00050A8A" w:rsidP="000C6297" w:rsidRDefault="00050A8A" w14:paraId="1BCBFB92" w14:textId="645D20B6">
                  <w:pPr>
                    <w:ind w:left="720"/>
                    <w:rPr>
                      <w:iCs/>
                    </w:rPr>
                  </w:pPr>
                  <w:r w:rsidRPr="00BB3BD6">
                    <w:rPr>
                      <w:b/>
                      <w:bCs/>
                      <w:iCs/>
                    </w:rPr>
                    <w:t>And</w:t>
                  </w:r>
                  <w:r>
                    <w:rPr>
                      <w:b/>
                      <w:bCs/>
                      <w:iCs/>
                    </w:rPr>
                    <w:t xml:space="preserve"> </w:t>
                  </w:r>
                  <w:r w:rsidRPr="00BB3BD6">
                    <w:rPr>
                      <w:iCs/>
                    </w:rPr>
                    <w:t>the daily</w:t>
                  </w:r>
                  <w:r>
                    <w:rPr>
                      <w:b/>
                      <w:bCs/>
                      <w:iCs/>
                    </w:rPr>
                    <w:t xml:space="preserve"> </w:t>
                  </w:r>
                  <w:r w:rsidRPr="00BB3BD6">
                    <w:rPr>
                      <w:iCs/>
                    </w:rPr>
                    <w:t>sche</w:t>
                  </w:r>
                  <w:r>
                    <w:rPr>
                      <w:iCs/>
                    </w:rPr>
                    <w:t>dule is in the future</w:t>
                  </w:r>
                </w:p>
                <w:p w:rsidR="00050A8A" w:rsidP="000C6297" w:rsidRDefault="00050A8A" w14:paraId="3FAADA8F" w14:textId="1BC949B7">
                  <w:pPr>
                    <w:ind w:left="720"/>
                    <w:rPr>
                      <w:iCs/>
                    </w:rPr>
                  </w:pPr>
                  <w:r w:rsidRPr="00AC2018">
                    <w:rPr>
                      <w:b/>
                      <w:bCs/>
                      <w:iCs/>
                    </w:rPr>
                    <w:t xml:space="preserve">And </w:t>
                  </w:r>
                  <w:r>
                    <w:rPr>
                      <w:iCs/>
                    </w:rPr>
                    <w:t>the court name is on correct format:</w:t>
                  </w:r>
                </w:p>
                <w:p w:rsidR="00050A8A" w:rsidP="000C6297" w:rsidRDefault="00050A8A" w14:paraId="52538565" w14:textId="0C1E45FE">
                  <w:pPr>
                    <w:pStyle w:val="ListParagraph"/>
                    <w:numPr>
                      <w:ilvl w:val="0"/>
                      <w:numId w:val="6"/>
                    </w:numPr>
                    <w:ind w:left="1440"/>
                    <w:rPr>
                      <w:iCs/>
                    </w:rPr>
                  </w:pPr>
                  <w:r>
                    <w:rPr>
                      <w:iCs/>
                    </w:rPr>
                    <w:t>Example: S1, S2, D1, D2</w:t>
                  </w:r>
                </w:p>
                <w:p w:rsidR="00050A8A" w:rsidP="000C6297" w:rsidRDefault="00050A8A" w14:paraId="5E6F6DD7" w14:textId="12A46ED5">
                  <w:pPr>
                    <w:pStyle w:val="ListParagraph"/>
                    <w:numPr>
                      <w:ilvl w:val="0"/>
                      <w:numId w:val="6"/>
                    </w:numPr>
                    <w:ind w:left="1440"/>
                    <w:rPr>
                      <w:iCs/>
                    </w:rPr>
                  </w:pPr>
                  <w:r>
                    <w:rPr>
                      <w:iCs/>
                    </w:rPr>
                    <w:t>The court name must start with either the letter “s”, “S”, “d”, or “D”.</w:t>
                  </w:r>
                </w:p>
                <w:p w:rsidR="00050A8A" w:rsidP="000C6297" w:rsidRDefault="00050A8A" w14:paraId="75864A83" w14:textId="386B81FC">
                  <w:pPr>
                    <w:pStyle w:val="ListParagraph"/>
                    <w:numPr>
                      <w:ilvl w:val="0"/>
                      <w:numId w:val="6"/>
                    </w:numPr>
                    <w:ind w:left="1440"/>
                    <w:rPr>
                      <w:iCs/>
                    </w:rPr>
                  </w:pPr>
                  <w:r>
                    <w:rPr>
                      <w:iCs/>
                    </w:rPr>
                    <w:t>The court name must end with a number: 1, 2, 3, 4, etc.</w:t>
                  </w:r>
                </w:p>
                <w:p w:rsidR="00050A8A" w:rsidP="000C6297" w:rsidRDefault="00050A8A" w14:paraId="6880847F" w14:textId="1862A7BF">
                  <w:pPr>
                    <w:pStyle w:val="ListParagraph"/>
                    <w:numPr>
                      <w:ilvl w:val="0"/>
                      <w:numId w:val="6"/>
                    </w:numPr>
                    <w:ind w:left="1440"/>
                    <w:rPr>
                      <w:iCs/>
                    </w:rPr>
                  </w:pPr>
                  <w:r>
                    <w:rPr>
                      <w:iCs/>
                    </w:rPr>
                    <w:t>The court number is between 1 and 10.</w:t>
                  </w:r>
                </w:p>
                <w:p w:rsidRPr="00210752" w:rsidR="00050A8A" w:rsidP="000C6297" w:rsidRDefault="00050A8A" w14:paraId="0B162E2C" w14:textId="1E364DE1">
                  <w:pPr>
                    <w:pStyle w:val="ListParagraph"/>
                    <w:numPr>
                      <w:ilvl w:val="0"/>
                      <w:numId w:val="6"/>
                    </w:numPr>
                    <w:ind w:left="1440"/>
                    <w:rPr>
                      <w:iCs/>
                    </w:rPr>
                  </w:pPr>
                  <w:r>
                    <w:rPr>
                      <w:iCs/>
                    </w:rPr>
                    <w:t>The length of the court name is 2 or 3 characters.</w:t>
                  </w:r>
                </w:p>
                <w:p w:rsidR="00050A8A" w:rsidP="004508EF" w:rsidRDefault="00050A8A" w14:paraId="4B2EA5D7" w14:textId="6BB2F77D">
                  <w:r w:rsidRPr="00A767B4">
                    <w:rPr>
                      <w:b/>
                      <w:u w:val="single"/>
                    </w:rPr>
                    <w:t>When</w:t>
                  </w:r>
                  <w:r w:rsidRPr="00AB48C2">
                    <w:rPr>
                      <w:bCs/>
                    </w:rPr>
                    <w:t xml:space="preserve"> </w:t>
                  </w:r>
                  <w:r w:rsidRPr="00AB48C2" w:rsidR="00223799">
                    <w:rPr>
                      <w:bCs/>
                    </w:rPr>
                    <w:t xml:space="preserve">the </w:t>
                  </w:r>
                  <w:r>
                    <w:t>manager</w:t>
                  </w:r>
                  <w:r w:rsidRPr="00CE6018">
                    <w:t xml:space="preserve"> selects</w:t>
                  </w:r>
                  <w:r>
                    <w:t xml:space="preserve"> to</w:t>
                  </w:r>
                  <w:r w:rsidRPr="00CE6018">
                    <w:t xml:space="preserve"> </w:t>
                  </w:r>
                  <w:r>
                    <w:t>add a court to the daily schedule</w:t>
                  </w:r>
                </w:p>
                <w:p w:rsidR="00050A8A" w:rsidP="004508EF" w:rsidRDefault="00050A8A" w14:paraId="350D5CE3" w14:textId="77777777">
                  <w:r w:rsidRPr="00A767B4">
                    <w:rPr>
                      <w:b/>
                      <w:u w:val="single"/>
                    </w:rPr>
                    <w:t>Then</w:t>
                  </w:r>
                  <w:r w:rsidRPr="005268E5">
                    <w:t xml:space="preserve"> </w:t>
                  </w:r>
                  <w:r>
                    <w:t>the court is added to the list of available courts for this specific daily schedule</w:t>
                  </w:r>
                </w:p>
                <w:p w:rsidRPr="00B03396" w:rsidR="00050A8A" w:rsidP="00317BB4" w:rsidRDefault="00050A8A" w14:paraId="69F7F09C" w14:textId="7E8254AC">
                  <w:pPr>
                    <w:ind w:left="720"/>
                    <w:rPr>
                      <w:bCs/>
                      <w:iCs/>
                    </w:rPr>
                  </w:pPr>
                  <w:r>
                    <w:rPr>
                      <w:b/>
                      <w:iCs/>
                    </w:rPr>
                    <w:t>And</w:t>
                  </w:r>
                  <w:r>
                    <w:rPr>
                      <w:bCs/>
                      <w:iCs/>
                    </w:rPr>
                    <w:t xml:space="preserve"> the court name is capitalized, e.g. “s” is changed to “S”</w:t>
                  </w:r>
                </w:p>
              </w:tc>
            </w:tr>
            <w:tr w:rsidRPr="005268E5" w:rsidR="004B79DC" w:rsidTr="00050A8A" w14:paraId="0E9931D5" w14:textId="77777777">
              <w:trPr>
                <w:cantSplit/>
              </w:trPr>
              <w:tc>
                <w:tcPr>
                  <w:tcW w:w="9373" w:type="dxa"/>
                </w:tcPr>
                <w:p w:rsidR="004B79DC" w:rsidP="004508EF" w:rsidRDefault="008A551C" w14:paraId="1C668444" w14:textId="77777777">
                  <w:pPr>
                    <w:rPr>
                      <w:b/>
                    </w:rPr>
                  </w:pPr>
                  <w:r>
                    <w:rPr>
                      <w:b/>
                    </w:rPr>
                    <w:t xml:space="preserve">S2 - </w:t>
                  </w:r>
                  <w:r w:rsidR="004B79DC">
                    <w:rPr>
                      <w:b/>
                    </w:rPr>
                    <w:t>First court added</w:t>
                  </w:r>
                </w:p>
                <w:p w:rsidR="008A551C" w:rsidP="004508EF" w:rsidRDefault="008A551C" w14:paraId="44AE3668" w14:textId="77777777">
                  <w:pPr>
                    <w:rPr>
                      <w:bCs/>
                    </w:rPr>
                  </w:pPr>
                  <w:r>
                    <w:rPr>
                      <w:b/>
                      <w:u w:val="single"/>
                    </w:rPr>
                    <w:t>Given</w:t>
                  </w:r>
                  <w:r>
                    <w:rPr>
                      <w:bCs/>
                    </w:rPr>
                    <w:t xml:space="preserve"> </w:t>
                  </w:r>
                  <w:r w:rsidR="00223799">
                    <w:rPr>
                      <w:bCs/>
                    </w:rPr>
                    <w:t>an existing daily schedule</w:t>
                  </w:r>
                </w:p>
                <w:p w:rsidR="00223799" w:rsidP="00AB48C2" w:rsidRDefault="00223799" w14:paraId="70663A6F" w14:textId="77777777">
                  <w:pPr>
                    <w:ind w:left="720"/>
                    <w:rPr>
                      <w:bCs/>
                    </w:rPr>
                  </w:pPr>
                  <w:r>
                    <w:rPr>
                      <w:b/>
                    </w:rPr>
                    <w:t>And</w:t>
                  </w:r>
                  <w:r>
                    <w:rPr>
                      <w:bCs/>
                    </w:rPr>
                    <w:t xml:space="preserve"> there are currently no courts added</w:t>
                  </w:r>
                </w:p>
                <w:p w:rsidR="00223799" w:rsidP="004508EF" w:rsidRDefault="00223799" w14:paraId="37F39780" w14:textId="77777777">
                  <w:pPr>
                    <w:rPr>
                      <w:bCs/>
                    </w:rPr>
                  </w:pPr>
                  <w:r w:rsidRPr="00223799">
                    <w:rPr>
                      <w:b/>
                      <w:u w:val="single"/>
                    </w:rPr>
                    <w:t>When</w:t>
                  </w:r>
                  <w:r>
                    <w:rPr>
                      <w:bCs/>
                    </w:rPr>
                    <w:t xml:space="preserve"> the manager</w:t>
                  </w:r>
                  <w:r w:rsidR="00AB48C2">
                    <w:rPr>
                      <w:bCs/>
                    </w:rPr>
                    <w:t xml:space="preserve"> selects to add a court to the daily schedule</w:t>
                  </w:r>
                </w:p>
                <w:p w:rsidRPr="00AB48C2" w:rsidR="00AB48C2" w:rsidP="00AB48C2" w:rsidRDefault="00AB48C2" w14:paraId="3846C8FC" w14:textId="659A71E2">
                  <w:pPr>
                    <w:ind w:left="720" w:hanging="720"/>
                    <w:rPr>
                      <w:bCs/>
                    </w:rPr>
                  </w:pPr>
                  <w:r>
                    <w:rPr>
                      <w:b/>
                      <w:u w:val="single"/>
                    </w:rPr>
                    <w:t>Then</w:t>
                  </w:r>
                  <w:r>
                    <w:rPr>
                      <w:bCs/>
                    </w:rPr>
                    <w:t xml:space="preserve"> the court is added to the list of available courts for this specific daily schedule</w:t>
                  </w:r>
                </w:p>
              </w:tc>
            </w:tr>
            <w:tr w:rsidRPr="005268E5" w:rsidR="004B79DC" w:rsidTr="00050A8A" w14:paraId="581EB0D4" w14:textId="77777777">
              <w:trPr>
                <w:cantSplit/>
              </w:trPr>
              <w:tc>
                <w:tcPr>
                  <w:tcW w:w="9373" w:type="dxa"/>
                </w:tcPr>
                <w:p w:rsidR="004B79DC" w:rsidP="004508EF" w:rsidRDefault="00AB48C2" w14:paraId="51C7BE60" w14:textId="77777777">
                  <w:pPr>
                    <w:rPr>
                      <w:b/>
                    </w:rPr>
                  </w:pPr>
                  <w:r>
                    <w:rPr>
                      <w:b/>
                    </w:rPr>
                    <w:t xml:space="preserve">S3 - </w:t>
                  </w:r>
                  <w:r w:rsidR="00045C46">
                    <w:rPr>
                      <w:b/>
                    </w:rPr>
                    <w:t>Add with existing courts of different names</w:t>
                  </w:r>
                </w:p>
                <w:p w:rsidR="00AB48C2" w:rsidP="00AB48C2" w:rsidRDefault="00AB48C2" w14:paraId="76DF591D" w14:textId="77777777">
                  <w:pPr>
                    <w:rPr>
                      <w:bCs/>
                    </w:rPr>
                  </w:pPr>
                  <w:r>
                    <w:rPr>
                      <w:b/>
                      <w:u w:val="single"/>
                    </w:rPr>
                    <w:t>Given</w:t>
                  </w:r>
                  <w:r>
                    <w:rPr>
                      <w:bCs/>
                    </w:rPr>
                    <w:t xml:space="preserve"> an existing daily schedule</w:t>
                  </w:r>
                </w:p>
                <w:p w:rsidR="00AB48C2" w:rsidP="00AB48C2" w:rsidRDefault="00AB48C2" w14:paraId="716AB17B" w14:textId="70DBC325">
                  <w:pPr>
                    <w:rPr>
                      <w:bCs/>
                    </w:rPr>
                  </w:pPr>
                  <w:r>
                    <w:rPr>
                      <w:b/>
                    </w:rPr>
                    <w:t>And</w:t>
                  </w:r>
                  <w:r>
                    <w:rPr>
                      <w:bCs/>
                    </w:rPr>
                    <w:t xml:space="preserve"> there is currently an existing court</w:t>
                  </w:r>
                </w:p>
                <w:p w:rsidR="00AB48C2" w:rsidP="00AB48C2" w:rsidRDefault="00AB48C2" w14:paraId="0A911F7C" w14:textId="77777777">
                  <w:pPr>
                    <w:rPr>
                      <w:bCs/>
                    </w:rPr>
                  </w:pPr>
                </w:p>
                <w:p w:rsidR="00F8129B" w:rsidP="00AB48C2" w:rsidRDefault="00F8129B" w14:paraId="21DE5B17" w14:textId="45A074AD">
                  <w:pPr>
                    <w:rPr>
                      <w:rFonts w:ascii="Consolas" w:hAnsi="Consolas"/>
                      <w:bCs/>
                    </w:rPr>
                  </w:pPr>
                  <w:r>
                    <w:rPr>
                      <w:rFonts w:ascii="Consolas" w:hAnsi="Consolas"/>
                      <w:bCs/>
                    </w:rPr>
                    <w:t xml:space="preserve">    |  Existing court: D1. Added court: D2       |</w:t>
                  </w:r>
                </w:p>
                <w:p w:rsidRPr="00F8129B" w:rsidR="00F8129B" w:rsidP="00AB48C2" w:rsidRDefault="00F8129B" w14:paraId="07222C7E" w14:textId="16BD5C10">
                  <w:pPr>
                    <w:rPr>
                      <w:rFonts w:ascii="Consolas" w:hAnsi="Consolas"/>
                      <w:bCs/>
                    </w:rPr>
                  </w:pPr>
                  <w:r>
                    <w:rPr>
                      <w:rFonts w:ascii="Consolas" w:hAnsi="Consolas"/>
                      <w:bCs/>
                    </w:rPr>
                    <w:t xml:space="preserve">    |  Existing courts: D1, D2. Added court: S1  |</w:t>
                  </w:r>
                </w:p>
                <w:p w:rsidR="00F8129B" w:rsidP="00AB48C2" w:rsidRDefault="00F8129B" w14:paraId="7BFED907" w14:textId="77777777">
                  <w:pPr>
                    <w:rPr>
                      <w:bCs/>
                    </w:rPr>
                  </w:pPr>
                </w:p>
                <w:p w:rsidR="00AB48C2" w:rsidP="00AB48C2" w:rsidRDefault="00AB48C2" w14:paraId="2527B6F1" w14:textId="77777777">
                  <w:pPr>
                    <w:rPr>
                      <w:bCs/>
                    </w:rPr>
                  </w:pPr>
                  <w:r w:rsidRPr="00223799">
                    <w:rPr>
                      <w:b/>
                      <w:u w:val="single"/>
                    </w:rPr>
                    <w:t>When</w:t>
                  </w:r>
                  <w:r>
                    <w:rPr>
                      <w:bCs/>
                    </w:rPr>
                    <w:t xml:space="preserve"> the manager selects to add a court to the daily schedule</w:t>
                  </w:r>
                </w:p>
                <w:p w:rsidR="00AB48C2" w:rsidP="00AB48C2" w:rsidRDefault="00AB48C2" w14:paraId="741EAEA4" w14:textId="7FA20DBE">
                  <w:pPr>
                    <w:rPr>
                      <w:b/>
                    </w:rPr>
                  </w:pPr>
                  <w:r>
                    <w:rPr>
                      <w:b/>
                      <w:u w:val="single"/>
                    </w:rPr>
                    <w:t>Then</w:t>
                  </w:r>
                  <w:r>
                    <w:rPr>
                      <w:bCs/>
                    </w:rPr>
                    <w:t xml:space="preserve"> the court is added to the list of available courts for this specific daily schedule</w:t>
                  </w:r>
                </w:p>
              </w:tc>
            </w:tr>
          </w:tbl>
          <w:p w:rsidRPr="005268E5" w:rsidR="00BF680C" w:rsidP="004508EF" w:rsidRDefault="00BF680C" w14:paraId="43549328" w14:textId="77777777"/>
          <w:p w:rsidRPr="005268E5" w:rsidR="00BF680C" w:rsidP="004508EF" w:rsidRDefault="00BF680C" w14:paraId="1E9E2B84" w14:textId="77777777">
            <w:pPr>
              <w:pStyle w:val="Heading3"/>
              <w:jc w:val="center"/>
            </w:pPr>
            <w:r w:rsidRPr="005268E5">
              <w:t>Failure scenarios</w:t>
            </w:r>
          </w:p>
          <w:tbl>
            <w:tblPr>
              <w:tblStyle w:val="TableGrid"/>
              <w:tblW w:w="0" w:type="auto"/>
              <w:tblLook w:val="04A0" w:firstRow="1" w:lastRow="0" w:firstColumn="1" w:lastColumn="0" w:noHBand="0" w:noVBand="1"/>
            </w:tblPr>
            <w:tblGrid>
              <w:gridCol w:w="4691"/>
              <w:gridCol w:w="4691"/>
            </w:tblGrid>
            <w:tr w:rsidR="00134ECD" w:rsidTr="00134ECD" w14:paraId="4BB6926F" w14:textId="77777777">
              <w:trPr>
                <w:cantSplit/>
              </w:trPr>
              <w:tc>
                <w:tcPr>
                  <w:tcW w:w="4691" w:type="dxa"/>
                  <w:tcBorders>
                    <w:top w:val="single" w:color="auto" w:sz="4" w:space="0"/>
                    <w:left w:val="single" w:color="auto" w:sz="4" w:space="0"/>
                    <w:bottom w:val="single" w:color="auto" w:sz="4" w:space="0"/>
                    <w:right w:val="single" w:color="auto" w:sz="4" w:space="0"/>
                  </w:tcBorders>
                </w:tcPr>
                <w:p w:rsidR="00134ECD" w:rsidP="00134ECD" w:rsidRDefault="00134ECD" w14:paraId="147B3BFF" w14:textId="7A1C0790">
                  <w:pPr>
                    <w:rPr>
                      <w:b/>
                    </w:rPr>
                  </w:pPr>
                  <w:r>
                    <w:rPr>
                      <w:b/>
                    </w:rPr>
                    <w:t>F1</w:t>
                  </w:r>
                  <w:r w:rsidR="008416DE">
                    <w:rPr>
                      <w:b/>
                    </w:rPr>
                    <w:t xml:space="preserve"> – Past schedule</w:t>
                  </w:r>
                </w:p>
                <w:p w:rsidR="00134ECD" w:rsidP="00134ECD" w:rsidRDefault="00134ECD" w14:paraId="56B963AD" w14:textId="24E152B8">
                  <w:r>
                    <w:rPr>
                      <w:b/>
                      <w:u w:val="single"/>
                    </w:rPr>
                    <w:t>Given</w:t>
                  </w:r>
                  <w:r>
                    <w:rPr>
                      <w:b/>
                    </w:rPr>
                    <w:t xml:space="preserve"> </w:t>
                  </w:r>
                  <w:r>
                    <w:t>an existing daily schedule</w:t>
                  </w:r>
                </w:p>
                <w:p w:rsidRPr="00134ECD" w:rsidR="00134ECD" w:rsidP="00786D83" w:rsidRDefault="00134ECD" w14:paraId="71CDFF5C" w14:textId="024FAA2C">
                  <w:pPr>
                    <w:ind w:left="720"/>
                    <w:rPr>
                      <w:bCs/>
                      <w:iCs/>
                    </w:rPr>
                  </w:pPr>
                  <w:r>
                    <w:rPr>
                      <w:b/>
                      <w:iCs/>
                    </w:rPr>
                    <w:t>And</w:t>
                  </w:r>
                  <w:r>
                    <w:rPr>
                      <w:bCs/>
                      <w:iCs/>
                    </w:rPr>
                    <w:t xml:space="preserve"> the daily schedule is in the past</w:t>
                  </w:r>
                </w:p>
                <w:p w:rsidR="00134ECD" w:rsidP="00134ECD" w:rsidRDefault="00134ECD" w14:paraId="0E91403B" w14:textId="5C085A94">
                  <w:r>
                    <w:rPr>
                      <w:b/>
                      <w:u w:val="single"/>
                    </w:rPr>
                    <w:t>When</w:t>
                  </w:r>
                  <w:r>
                    <w:rPr>
                      <w:b/>
                    </w:rPr>
                    <w:t xml:space="preserve"> </w:t>
                  </w:r>
                  <w:r>
                    <w:t>manager selects to add a court</w:t>
                  </w:r>
                </w:p>
                <w:p w:rsidR="00134ECD" w:rsidP="00134ECD" w:rsidRDefault="00134ECD" w14:paraId="7559CDC1" w14:textId="58B907EA">
                  <w:pPr>
                    <w:rPr>
                      <w:b/>
                      <w:i/>
                    </w:rPr>
                  </w:pPr>
                  <w:r>
                    <w:rPr>
                      <w:b/>
                      <w:u w:val="single"/>
                    </w:rPr>
                    <w:t>Then</w:t>
                  </w:r>
                  <w:r>
                    <w:t xml:space="preserve"> a failure message is returned explaining that </w:t>
                  </w:r>
                  <w:r w:rsidR="00346A01">
                    <w:t>past schedules cannot be updated</w:t>
                  </w:r>
                </w:p>
                <w:p w:rsidR="00134ECD" w:rsidP="00134ECD" w:rsidRDefault="00134ECD" w14:paraId="11375968" w14:textId="77777777">
                  <w:pPr>
                    <w:rPr>
                      <w:b/>
                      <w:i/>
                    </w:rPr>
                  </w:pPr>
                </w:p>
              </w:tc>
              <w:tc>
                <w:tcPr>
                  <w:tcW w:w="4691" w:type="dxa"/>
                  <w:tcBorders>
                    <w:top w:val="single" w:color="auto" w:sz="4" w:space="0"/>
                    <w:left w:val="single" w:color="auto" w:sz="4" w:space="0"/>
                    <w:bottom w:val="single" w:color="auto" w:sz="4" w:space="0"/>
                    <w:right w:val="single" w:color="auto" w:sz="4" w:space="0"/>
                  </w:tcBorders>
                </w:tcPr>
                <w:p w:rsidR="00B4569B" w:rsidP="00B4569B" w:rsidRDefault="00B4569B" w14:paraId="78A3850C" w14:textId="31571710">
                  <w:pPr>
                    <w:rPr>
                      <w:b/>
                    </w:rPr>
                  </w:pPr>
                  <w:r>
                    <w:rPr>
                      <w:b/>
                    </w:rPr>
                    <w:t>F2</w:t>
                  </w:r>
                  <w:r w:rsidR="008416DE">
                    <w:rPr>
                      <w:b/>
                    </w:rPr>
                    <w:t xml:space="preserve"> – Invalid starting letter</w:t>
                  </w:r>
                </w:p>
                <w:p w:rsidRPr="00346A01" w:rsidR="00B4569B" w:rsidP="00662EE9" w:rsidRDefault="00B4569B" w14:paraId="4C5F4614" w14:textId="119DFDE2">
                  <w:pPr>
                    <w:rPr>
                      <w:bCs/>
                      <w:iCs/>
                    </w:rPr>
                  </w:pPr>
                  <w:r>
                    <w:rPr>
                      <w:b/>
                      <w:u w:val="single"/>
                    </w:rPr>
                    <w:t>Given</w:t>
                  </w:r>
                  <w:r>
                    <w:rPr>
                      <w:b/>
                    </w:rPr>
                    <w:t xml:space="preserve"> </w:t>
                  </w:r>
                  <w:r w:rsidR="00662EE9">
                    <w:t xml:space="preserve">that </w:t>
                  </w:r>
                  <w:r>
                    <w:rPr>
                      <w:bCs/>
                      <w:iCs/>
                    </w:rPr>
                    <w:t>the selected court name does not start with a valid letter (see S1)</w:t>
                  </w:r>
                </w:p>
                <w:p w:rsidR="00B4569B" w:rsidP="00B4569B" w:rsidRDefault="00B4569B" w14:paraId="7E105244" w14:textId="77777777">
                  <w:pPr>
                    <w:rPr>
                      <w:rFonts w:ascii="Consolas" w:hAnsi="Consolas"/>
                    </w:rPr>
                  </w:pPr>
                  <w:r>
                    <w:rPr>
                      <w:b/>
                      <w:u w:val="single"/>
                    </w:rPr>
                    <w:t>When</w:t>
                  </w:r>
                  <w:r>
                    <w:rPr>
                      <w:b/>
                    </w:rPr>
                    <w:t xml:space="preserve"> </w:t>
                  </w:r>
                  <w:r w:rsidRPr="00B03396">
                    <w:rPr>
                      <w:bCs/>
                    </w:rPr>
                    <w:t>manager</w:t>
                  </w:r>
                  <w:r>
                    <w:rPr>
                      <w:b/>
                    </w:rPr>
                    <w:t xml:space="preserve"> </w:t>
                  </w:r>
                  <w:r w:rsidRPr="00B03396">
                    <w:rPr>
                      <w:bCs/>
                    </w:rPr>
                    <w:t>selec</w:t>
                  </w:r>
                  <w:r>
                    <w:rPr>
                      <w:bCs/>
                    </w:rPr>
                    <w:t>ts to add the court</w:t>
                  </w:r>
                </w:p>
                <w:p w:rsidRPr="00B4569B" w:rsidR="00134ECD" w:rsidP="00134ECD" w:rsidRDefault="00B4569B" w14:paraId="6C77D1C0" w14:textId="74C5BD17">
                  <w:pPr>
                    <w:rPr>
                      <w:b/>
                      <w:i/>
                    </w:rPr>
                  </w:pPr>
                  <w:r>
                    <w:rPr>
                      <w:b/>
                      <w:u w:val="single"/>
                    </w:rPr>
                    <w:t>Then</w:t>
                  </w:r>
                  <w:r>
                    <w:t xml:space="preserve"> a failure message is returned explaining the court naming rules</w:t>
                  </w:r>
                </w:p>
              </w:tc>
            </w:tr>
            <w:tr w:rsidR="00F62F4B" w:rsidTr="00134ECD" w14:paraId="123CEF81" w14:textId="77777777">
              <w:trPr>
                <w:cantSplit/>
              </w:trPr>
              <w:tc>
                <w:tcPr>
                  <w:tcW w:w="4691" w:type="dxa"/>
                  <w:tcBorders>
                    <w:top w:val="single" w:color="auto" w:sz="4" w:space="0"/>
                    <w:left w:val="single" w:color="auto" w:sz="4" w:space="0"/>
                    <w:bottom w:val="single" w:color="auto" w:sz="4" w:space="0"/>
                    <w:right w:val="single" w:color="auto" w:sz="4" w:space="0"/>
                  </w:tcBorders>
                </w:tcPr>
                <w:p w:rsidR="00F62F4B" w:rsidP="00134ECD" w:rsidRDefault="00F62F4B" w14:paraId="4C0EFEC0" w14:textId="32A5B703">
                  <w:pPr>
                    <w:rPr>
                      <w:b/>
                    </w:rPr>
                  </w:pPr>
                  <w:r>
                    <w:rPr>
                      <w:b/>
                    </w:rPr>
                    <w:t>F3</w:t>
                  </w:r>
                  <w:r w:rsidR="00FE40A6">
                    <w:rPr>
                      <w:b/>
                    </w:rPr>
                    <w:t xml:space="preserve"> – Deleted schedule</w:t>
                  </w:r>
                </w:p>
                <w:p w:rsidR="00F62F4B" w:rsidP="00F62F4B" w:rsidRDefault="00F62F4B" w14:paraId="25701781" w14:textId="77777777">
                  <w:r>
                    <w:rPr>
                      <w:b/>
                      <w:u w:val="single"/>
                    </w:rPr>
                    <w:t>Given</w:t>
                  </w:r>
                  <w:r>
                    <w:rPr>
                      <w:b/>
                    </w:rPr>
                    <w:t xml:space="preserve"> </w:t>
                  </w:r>
                  <w:r>
                    <w:t>an existing daily schedule</w:t>
                  </w:r>
                </w:p>
                <w:p w:rsidRPr="00134ECD" w:rsidR="00F62F4B" w:rsidP="00786D83" w:rsidRDefault="00F62F4B" w14:paraId="58427F83" w14:textId="3931C417">
                  <w:pPr>
                    <w:ind w:left="720"/>
                    <w:rPr>
                      <w:bCs/>
                      <w:iCs/>
                    </w:rPr>
                  </w:pPr>
                  <w:r>
                    <w:rPr>
                      <w:b/>
                      <w:iCs/>
                    </w:rPr>
                    <w:t>And</w:t>
                  </w:r>
                  <w:r>
                    <w:rPr>
                      <w:bCs/>
                      <w:iCs/>
                    </w:rPr>
                    <w:t xml:space="preserve"> the daily schedule is deleted</w:t>
                  </w:r>
                </w:p>
                <w:p w:rsidR="00F62F4B" w:rsidP="00F62F4B" w:rsidRDefault="00F62F4B" w14:paraId="0A22A1A8" w14:textId="77777777">
                  <w:r>
                    <w:rPr>
                      <w:b/>
                      <w:u w:val="single"/>
                    </w:rPr>
                    <w:t>When</w:t>
                  </w:r>
                  <w:r>
                    <w:rPr>
                      <w:b/>
                    </w:rPr>
                    <w:t xml:space="preserve"> </w:t>
                  </w:r>
                  <w:r>
                    <w:t>manager selects to add a court</w:t>
                  </w:r>
                </w:p>
                <w:p w:rsidRPr="00AE33C4" w:rsidR="00F62F4B" w:rsidP="00134ECD" w:rsidRDefault="00F62F4B" w14:paraId="79021C4E" w14:textId="7410A22E">
                  <w:pPr>
                    <w:rPr>
                      <w:b/>
                      <w:i/>
                    </w:rPr>
                  </w:pPr>
                  <w:r>
                    <w:rPr>
                      <w:b/>
                      <w:u w:val="single"/>
                    </w:rPr>
                    <w:t>Then</w:t>
                  </w:r>
                  <w:r>
                    <w:t xml:space="preserve"> a failure message is returned explaining that </w:t>
                  </w:r>
                  <w:r w:rsidR="00941757">
                    <w:t>deleted</w:t>
                  </w:r>
                  <w:r>
                    <w:t xml:space="preserve"> schedules cannot be updated</w:t>
                  </w:r>
                </w:p>
              </w:tc>
              <w:tc>
                <w:tcPr>
                  <w:tcW w:w="4691" w:type="dxa"/>
                  <w:tcBorders>
                    <w:top w:val="single" w:color="auto" w:sz="4" w:space="0"/>
                    <w:left w:val="single" w:color="auto" w:sz="4" w:space="0"/>
                    <w:bottom w:val="single" w:color="auto" w:sz="4" w:space="0"/>
                    <w:right w:val="single" w:color="auto" w:sz="4" w:space="0"/>
                  </w:tcBorders>
                </w:tcPr>
                <w:p w:rsidR="00B4569B" w:rsidP="00B4569B" w:rsidRDefault="00B4569B" w14:paraId="60F41616" w14:textId="5C81986F">
                  <w:pPr>
                    <w:rPr>
                      <w:b/>
                    </w:rPr>
                  </w:pPr>
                  <w:r>
                    <w:rPr>
                      <w:b/>
                    </w:rPr>
                    <w:t>F4</w:t>
                  </w:r>
                  <w:r w:rsidR="00FE40A6">
                    <w:rPr>
                      <w:b/>
                    </w:rPr>
                    <w:t xml:space="preserve"> – Invalid ending number</w:t>
                  </w:r>
                </w:p>
                <w:p w:rsidRPr="00346A01" w:rsidR="00B4569B" w:rsidP="00525185" w:rsidRDefault="00B4569B" w14:paraId="167950E1" w14:textId="5A90855B">
                  <w:pPr>
                    <w:rPr>
                      <w:bCs/>
                      <w:iCs/>
                    </w:rPr>
                  </w:pPr>
                  <w:r>
                    <w:rPr>
                      <w:b/>
                      <w:u w:val="single"/>
                    </w:rPr>
                    <w:t>Given</w:t>
                  </w:r>
                  <w:r>
                    <w:rPr>
                      <w:b/>
                    </w:rPr>
                    <w:t xml:space="preserve"> </w:t>
                  </w:r>
                  <w:r w:rsidR="00525185">
                    <w:rPr>
                      <w:bCs/>
                    </w:rPr>
                    <w:t>that</w:t>
                  </w:r>
                  <w:r>
                    <w:rPr>
                      <w:bCs/>
                      <w:iCs/>
                    </w:rPr>
                    <w:t xml:space="preserve"> the selected court name does not end with a valid number (see S1)</w:t>
                  </w:r>
                </w:p>
                <w:p w:rsidR="00B4569B" w:rsidP="00B4569B" w:rsidRDefault="00B4569B" w14:paraId="4720725F" w14:textId="77777777">
                  <w:pPr>
                    <w:rPr>
                      <w:rFonts w:ascii="Consolas" w:hAnsi="Consolas"/>
                    </w:rPr>
                  </w:pPr>
                  <w:r>
                    <w:rPr>
                      <w:b/>
                      <w:u w:val="single"/>
                    </w:rPr>
                    <w:t>When</w:t>
                  </w:r>
                  <w:r>
                    <w:rPr>
                      <w:b/>
                    </w:rPr>
                    <w:t xml:space="preserve"> </w:t>
                  </w:r>
                  <w:r w:rsidRPr="00B03396">
                    <w:rPr>
                      <w:bCs/>
                    </w:rPr>
                    <w:t>manager</w:t>
                  </w:r>
                  <w:r>
                    <w:rPr>
                      <w:b/>
                    </w:rPr>
                    <w:t xml:space="preserve"> </w:t>
                  </w:r>
                  <w:r w:rsidRPr="00B03396">
                    <w:rPr>
                      <w:bCs/>
                    </w:rPr>
                    <w:t>selec</w:t>
                  </w:r>
                  <w:r>
                    <w:rPr>
                      <w:bCs/>
                    </w:rPr>
                    <w:t>ts to add the court</w:t>
                  </w:r>
                </w:p>
                <w:p w:rsidR="00B4569B" w:rsidP="00B4569B" w:rsidRDefault="00B4569B" w14:paraId="42D08DEA" w14:textId="77777777">
                  <w:pPr>
                    <w:rPr>
                      <w:b/>
                      <w:i/>
                    </w:rPr>
                  </w:pPr>
                  <w:r>
                    <w:rPr>
                      <w:b/>
                      <w:u w:val="single"/>
                    </w:rPr>
                    <w:t>Then</w:t>
                  </w:r>
                  <w:r>
                    <w:t xml:space="preserve"> a failure message is returned explaining the court naming rules</w:t>
                  </w:r>
                </w:p>
                <w:p w:rsidR="00F62F4B" w:rsidP="00134ECD" w:rsidRDefault="00F62F4B" w14:paraId="6104DA70" w14:textId="77777777">
                  <w:pPr>
                    <w:rPr>
                      <w:b/>
                    </w:rPr>
                  </w:pPr>
                </w:p>
              </w:tc>
            </w:tr>
            <w:tr w:rsidR="00500618" w:rsidTr="00134ECD" w14:paraId="530C5D74" w14:textId="77777777">
              <w:trPr>
                <w:cantSplit/>
              </w:trPr>
              <w:tc>
                <w:tcPr>
                  <w:tcW w:w="4691" w:type="dxa"/>
                  <w:tcBorders>
                    <w:top w:val="single" w:color="auto" w:sz="4" w:space="0"/>
                    <w:left w:val="single" w:color="auto" w:sz="4" w:space="0"/>
                    <w:bottom w:val="single" w:color="auto" w:sz="4" w:space="0"/>
                    <w:right w:val="single" w:color="auto" w:sz="4" w:space="0"/>
                  </w:tcBorders>
                </w:tcPr>
                <w:p w:rsidR="00500618" w:rsidP="00500618" w:rsidRDefault="00500618" w14:paraId="1C69FB9E" w14:textId="1E7DB0BF">
                  <w:pPr>
                    <w:rPr>
                      <w:b/>
                    </w:rPr>
                  </w:pPr>
                  <w:r>
                    <w:rPr>
                      <w:b/>
                    </w:rPr>
                    <w:t>F5</w:t>
                  </w:r>
                  <w:r w:rsidR="00FE40A6">
                    <w:rPr>
                      <w:b/>
                    </w:rPr>
                    <w:t xml:space="preserve"> – Invalid name</w:t>
                  </w:r>
                </w:p>
                <w:p w:rsidRPr="00346A01" w:rsidR="00500618" w:rsidP="00525185" w:rsidRDefault="00500618" w14:paraId="30A3109E" w14:textId="09723E08">
                  <w:pPr>
                    <w:rPr>
                      <w:bCs/>
                      <w:iCs/>
                    </w:rPr>
                  </w:pPr>
                  <w:r>
                    <w:rPr>
                      <w:b/>
                      <w:u w:val="single"/>
                    </w:rPr>
                    <w:t>Given</w:t>
                  </w:r>
                  <w:r>
                    <w:rPr>
                      <w:b/>
                    </w:rPr>
                    <w:t xml:space="preserve"> </w:t>
                  </w:r>
                  <w:r w:rsidR="00525185">
                    <w:t>that</w:t>
                  </w:r>
                  <w:r>
                    <w:rPr>
                      <w:bCs/>
                      <w:iCs/>
                    </w:rPr>
                    <w:t xml:space="preserve"> the selected court name is not a valid length (see S1)</w:t>
                  </w:r>
                </w:p>
                <w:p w:rsidR="00500618" w:rsidP="00500618" w:rsidRDefault="00500618" w14:paraId="7AC14327" w14:textId="77777777">
                  <w:pPr>
                    <w:rPr>
                      <w:rFonts w:ascii="Consolas" w:hAnsi="Consolas"/>
                    </w:rPr>
                  </w:pPr>
                  <w:r>
                    <w:rPr>
                      <w:b/>
                      <w:u w:val="single"/>
                    </w:rPr>
                    <w:t>When</w:t>
                  </w:r>
                  <w:r>
                    <w:rPr>
                      <w:b/>
                    </w:rPr>
                    <w:t xml:space="preserve"> </w:t>
                  </w:r>
                  <w:r w:rsidRPr="00B03396">
                    <w:rPr>
                      <w:bCs/>
                    </w:rPr>
                    <w:t>manager</w:t>
                  </w:r>
                  <w:r>
                    <w:rPr>
                      <w:b/>
                    </w:rPr>
                    <w:t xml:space="preserve"> </w:t>
                  </w:r>
                  <w:r w:rsidRPr="00B03396">
                    <w:rPr>
                      <w:bCs/>
                    </w:rPr>
                    <w:t>selec</w:t>
                  </w:r>
                  <w:r>
                    <w:rPr>
                      <w:bCs/>
                    </w:rPr>
                    <w:t>ts to add the court</w:t>
                  </w:r>
                </w:p>
                <w:p w:rsidR="00500618" w:rsidP="00500618" w:rsidRDefault="00500618" w14:paraId="633A337D" w14:textId="77777777">
                  <w:pPr>
                    <w:rPr>
                      <w:b/>
                      <w:i/>
                    </w:rPr>
                  </w:pPr>
                  <w:r>
                    <w:rPr>
                      <w:b/>
                      <w:u w:val="single"/>
                    </w:rPr>
                    <w:t>Then</w:t>
                  </w:r>
                  <w:r>
                    <w:t xml:space="preserve"> a failure message is returned explaining the court naming rules</w:t>
                  </w:r>
                </w:p>
                <w:p w:rsidR="00500618" w:rsidP="00134ECD" w:rsidRDefault="00500618" w14:paraId="7408B7F0" w14:textId="77777777">
                  <w:pPr>
                    <w:rPr>
                      <w:b/>
                    </w:rPr>
                  </w:pPr>
                </w:p>
              </w:tc>
              <w:tc>
                <w:tcPr>
                  <w:tcW w:w="4691" w:type="dxa"/>
                  <w:tcBorders>
                    <w:top w:val="single" w:color="auto" w:sz="4" w:space="0"/>
                    <w:left w:val="single" w:color="auto" w:sz="4" w:space="0"/>
                    <w:bottom w:val="single" w:color="auto" w:sz="4" w:space="0"/>
                    <w:right w:val="single" w:color="auto" w:sz="4" w:space="0"/>
                  </w:tcBorders>
                </w:tcPr>
                <w:p w:rsidR="00500618" w:rsidP="00B4569B" w:rsidRDefault="00FE40A6" w14:paraId="7F3DDB16" w14:textId="77777777">
                  <w:pPr>
                    <w:rPr>
                      <w:b/>
                    </w:rPr>
                  </w:pPr>
                  <w:r>
                    <w:rPr>
                      <w:b/>
                    </w:rPr>
                    <w:t>F6 – Schedule not found</w:t>
                  </w:r>
                </w:p>
                <w:p w:rsidR="00E164BD" w:rsidP="00B4569B" w:rsidRDefault="00E164BD" w14:paraId="3EBC5E11" w14:textId="0684D5BA">
                  <w:pPr>
                    <w:rPr>
                      <w:bCs/>
                    </w:rPr>
                  </w:pPr>
                  <w:r>
                    <w:rPr>
                      <w:b/>
                      <w:u w:val="single"/>
                    </w:rPr>
                    <w:t>Given</w:t>
                  </w:r>
                  <w:r>
                    <w:rPr>
                      <w:bCs/>
                    </w:rPr>
                    <w:t xml:space="preserve"> </w:t>
                  </w:r>
                  <w:r w:rsidR="00DB7DE3">
                    <w:rPr>
                      <w:bCs/>
                    </w:rPr>
                    <w:t xml:space="preserve">a </w:t>
                  </w:r>
                  <w:r w:rsidR="00701FCD">
                    <w:rPr>
                      <w:bCs/>
                    </w:rPr>
                    <w:t>date</w:t>
                  </w:r>
                </w:p>
                <w:p w:rsidR="00DB7DE3" w:rsidP="00DB7DE3" w:rsidRDefault="00DB7DE3" w14:paraId="63E1153F" w14:textId="01ED4536">
                  <w:pPr>
                    <w:ind w:left="720"/>
                    <w:rPr>
                      <w:bCs/>
                    </w:rPr>
                  </w:pPr>
                  <w:r>
                    <w:rPr>
                      <w:b/>
                    </w:rPr>
                    <w:t>And</w:t>
                  </w:r>
                  <w:r>
                    <w:rPr>
                      <w:bCs/>
                    </w:rPr>
                    <w:t xml:space="preserve"> no schedule has this </w:t>
                  </w:r>
                  <w:r w:rsidR="00701FCD">
                    <w:rPr>
                      <w:bCs/>
                    </w:rPr>
                    <w:t>date</w:t>
                  </w:r>
                </w:p>
                <w:p w:rsidR="00DB7DE3" w:rsidP="00DB7DE3" w:rsidRDefault="00DB7DE3" w14:paraId="0D9A2F44" w14:textId="77777777">
                  <w:pPr>
                    <w:rPr>
                      <w:bCs/>
                    </w:rPr>
                  </w:pPr>
                  <w:r>
                    <w:rPr>
                      <w:b/>
                      <w:u w:val="single"/>
                    </w:rPr>
                    <w:t>When</w:t>
                  </w:r>
                  <w:r>
                    <w:rPr>
                      <w:bCs/>
                    </w:rPr>
                    <w:t xml:space="preserve"> the manager </w:t>
                  </w:r>
                  <w:r w:rsidR="00DA7783">
                    <w:rPr>
                      <w:bCs/>
                    </w:rPr>
                    <w:t>selects to add the court</w:t>
                  </w:r>
                </w:p>
                <w:p w:rsidRPr="00DA7783" w:rsidR="00DA7783" w:rsidP="00DB7DE3" w:rsidRDefault="00DA7783" w14:paraId="0D856F52" w14:textId="698DAE40">
                  <w:pPr>
                    <w:rPr>
                      <w:bCs/>
                    </w:rPr>
                  </w:pPr>
                  <w:r>
                    <w:rPr>
                      <w:b/>
                      <w:u w:val="single"/>
                    </w:rPr>
                    <w:t>Then</w:t>
                  </w:r>
                  <w:r>
                    <w:rPr>
                      <w:bCs/>
                    </w:rPr>
                    <w:t xml:space="preserve"> a failure message is provided explaining no daily schedule was found with this ID</w:t>
                  </w:r>
                </w:p>
              </w:tc>
            </w:tr>
            <w:tr w:rsidR="00A1306C" w:rsidTr="00134ECD" w14:paraId="3F3A420B" w14:textId="77777777">
              <w:trPr>
                <w:cantSplit/>
              </w:trPr>
              <w:tc>
                <w:tcPr>
                  <w:tcW w:w="4691" w:type="dxa"/>
                  <w:tcBorders>
                    <w:top w:val="single" w:color="auto" w:sz="4" w:space="0"/>
                    <w:left w:val="single" w:color="auto" w:sz="4" w:space="0"/>
                    <w:bottom w:val="single" w:color="auto" w:sz="4" w:space="0"/>
                    <w:right w:val="single" w:color="auto" w:sz="4" w:space="0"/>
                  </w:tcBorders>
                </w:tcPr>
                <w:p w:rsidR="00A1306C" w:rsidP="00500618" w:rsidRDefault="00A1306C" w14:paraId="7531D6E6" w14:textId="77777777">
                  <w:pPr>
                    <w:rPr>
                      <w:b/>
                    </w:rPr>
                  </w:pPr>
                  <w:r>
                    <w:rPr>
                      <w:b/>
                    </w:rPr>
                    <w:t>F7 – Court already exists</w:t>
                  </w:r>
                </w:p>
                <w:p w:rsidR="00976FB7" w:rsidP="00500618" w:rsidRDefault="002E1C68" w14:paraId="1BBE8164" w14:textId="77777777">
                  <w:pPr>
                    <w:rPr>
                      <w:bCs/>
                    </w:rPr>
                  </w:pPr>
                  <w:r>
                    <w:rPr>
                      <w:b/>
                      <w:u w:val="single"/>
                    </w:rPr>
                    <w:t>Given</w:t>
                  </w:r>
                  <w:r>
                    <w:rPr>
                      <w:bCs/>
                    </w:rPr>
                    <w:t xml:space="preserve"> an existing daily schedule</w:t>
                  </w:r>
                </w:p>
                <w:p w:rsidR="002E1C68" w:rsidP="008A1197" w:rsidRDefault="002E1C68" w14:paraId="60D5186F" w14:textId="04EF575B">
                  <w:pPr>
                    <w:ind w:left="720"/>
                    <w:rPr>
                      <w:bCs/>
                    </w:rPr>
                  </w:pPr>
                  <w:r>
                    <w:rPr>
                      <w:b/>
                    </w:rPr>
                    <w:t>And</w:t>
                  </w:r>
                  <w:r>
                    <w:rPr>
                      <w:bCs/>
                    </w:rPr>
                    <w:t xml:space="preserve"> there is already a court with a given name</w:t>
                  </w:r>
                  <w:r w:rsidR="003A5A39">
                    <w:rPr>
                      <w:bCs/>
                    </w:rPr>
                    <w:t xml:space="preserve"> in this schedule</w:t>
                  </w:r>
                </w:p>
                <w:p w:rsidR="002E1C68" w:rsidP="00500618" w:rsidRDefault="00A52F65" w14:paraId="4E70F1A4" w14:textId="77777777">
                  <w:pPr>
                    <w:rPr>
                      <w:bCs/>
                    </w:rPr>
                  </w:pPr>
                  <w:r>
                    <w:rPr>
                      <w:b/>
                      <w:u w:val="single"/>
                    </w:rPr>
                    <w:t>When</w:t>
                  </w:r>
                  <w:r>
                    <w:rPr>
                      <w:bCs/>
                    </w:rPr>
                    <w:t xml:space="preserve"> the manager selects to add a court with the already taken name</w:t>
                  </w:r>
                </w:p>
                <w:p w:rsidRPr="00A52F65" w:rsidR="00A52F65" w:rsidP="00500618" w:rsidRDefault="00A52F65" w14:paraId="1A1005F1" w14:textId="705F4C30">
                  <w:pPr>
                    <w:rPr>
                      <w:bCs/>
                    </w:rPr>
                  </w:pPr>
                  <w:r>
                    <w:rPr>
                      <w:b/>
                      <w:u w:val="single"/>
                    </w:rPr>
                    <w:t>Then</w:t>
                  </w:r>
                  <w:r>
                    <w:rPr>
                      <w:bCs/>
                    </w:rPr>
                    <w:t xml:space="preserve"> the request is rejected, with a message explaining the court is already added to the daily schedule.</w:t>
                  </w:r>
                </w:p>
              </w:tc>
              <w:tc>
                <w:tcPr>
                  <w:tcW w:w="4691" w:type="dxa"/>
                  <w:tcBorders>
                    <w:top w:val="single" w:color="auto" w:sz="4" w:space="0"/>
                    <w:left w:val="single" w:color="auto" w:sz="4" w:space="0"/>
                    <w:bottom w:val="single" w:color="auto" w:sz="4" w:space="0"/>
                    <w:right w:val="single" w:color="auto" w:sz="4" w:space="0"/>
                  </w:tcBorders>
                </w:tcPr>
                <w:p w:rsidR="00A1306C" w:rsidP="00B4569B" w:rsidRDefault="00A1306C" w14:paraId="73C09C54" w14:textId="77777777">
                  <w:pPr>
                    <w:rPr>
                      <w:b/>
                    </w:rPr>
                  </w:pPr>
                </w:p>
              </w:tc>
            </w:tr>
          </w:tbl>
          <w:p w:rsidRPr="005268E5" w:rsidR="00BF680C" w:rsidP="004508EF" w:rsidRDefault="00BF680C" w14:paraId="74DA71E1" w14:textId="77777777"/>
        </w:tc>
      </w:tr>
    </w:tbl>
    <w:p w:rsidR="005B1065" w:rsidRDefault="005B1065" w14:paraId="78D61090" w14:textId="77777777">
      <w:pPr>
        <w:rPr>
          <w:rFonts w:asciiTheme="majorHAnsi" w:hAnsiTheme="majorHAnsi" w:eastAsiaTheme="majorEastAsia" w:cstheme="majorBidi"/>
          <w:color w:val="2F5496" w:themeColor="accent1" w:themeShade="BF"/>
          <w:sz w:val="26"/>
          <w:szCs w:val="26"/>
        </w:rPr>
      </w:pPr>
      <w:r>
        <w:br w:type="page"/>
      </w:r>
    </w:p>
    <w:p w:rsidRPr="005268E5" w:rsidR="002B6712" w:rsidP="002B6712" w:rsidRDefault="002B6712" w14:paraId="6D135287" w14:textId="32B1D09B">
      <w:pPr>
        <w:pStyle w:val="Heading2"/>
      </w:pPr>
      <w:r>
        <w:t xml:space="preserve">ID: </w:t>
      </w:r>
      <w:r w:rsidR="00516564">
        <w:t>4</w:t>
      </w:r>
      <w:r>
        <w:t xml:space="preserve"> – The </w:t>
      </w:r>
      <w:r w:rsidR="001B2334">
        <w:t>manager activates the daily schedule</w:t>
      </w:r>
    </w:p>
    <w:tbl>
      <w:tblPr>
        <w:tblStyle w:val="TableGrid"/>
        <w:tblW w:w="0" w:type="auto"/>
        <w:tblLook w:val="04A0" w:firstRow="1" w:lastRow="0" w:firstColumn="1" w:lastColumn="0" w:noHBand="0" w:noVBand="1"/>
      </w:tblPr>
      <w:tblGrid>
        <w:gridCol w:w="9608"/>
      </w:tblGrid>
      <w:tr w:rsidRPr="005268E5" w:rsidR="002B6712" w:rsidTr="004779B6" w14:paraId="28AD8859" w14:textId="77777777">
        <w:tc>
          <w:tcPr>
            <w:tcW w:w="9608" w:type="dxa"/>
            <w:tcBorders>
              <w:top w:val="double" w:color="000000" w:themeColor="text1" w:sz="4" w:space="0"/>
              <w:left w:val="double" w:color="000000" w:themeColor="text1" w:sz="4" w:space="0"/>
              <w:bottom w:val="double" w:color="000000" w:themeColor="text1" w:sz="4" w:space="0"/>
              <w:right w:val="double" w:color="000000" w:themeColor="text1" w:sz="4" w:space="0"/>
            </w:tcBorders>
          </w:tcPr>
          <w:p w:rsidRPr="005268E5" w:rsidR="002B6712" w:rsidP="004779B6" w:rsidRDefault="002B6712" w14:paraId="1951EC4C" w14:textId="00CBA8E3">
            <w:r w:rsidRPr="005268E5">
              <w:rPr>
                <w:b/>
              </w:rPr>
              <w:t xml:space="preserve">In order to </w:t>
            </w:r>
            <w:r w:rsidRPr="00B328B9" w:rsidR="00B328B9">
              <w:t>let</w:t>
            </w:r>
            <w:r w:rsidR="00B328B9">
              <w:rPr>
                <w:b/>
              </w:rPr>
              <w:t xml:space="preserve"> </w:t>
            </w:r>
            <w:r w:rsidR="001B2334">
              <w:t>players place bookings</w:t>
            </w:r>
          </w:p>
          <w:p w:rsidRPr="005268E5" w:rsidR="002B6712" w:rsidP="004779B6" w:rsidRDefault="002B6712" w14:paraId="76E2DEC5" w14:textId="255F7B27">
            <w:r w:rsidRPr="005268E5">
              <w:rPr>
                <w:b/>
              </w:rPr>
              <w:t>As a</w:t>
            </w:r>
            <w:r>
              <w:rPr>
                <w:b/>
              </w:rPr>
              <w:t xml:space="preserve"> </w:t>
            </w:r>
            <w:r w:rsidR="001B2334">
              <w:t>manager</w:t>
            </w:r>
          </w:p>
          <w:p w:rsidRPr="00A76BE0" w:rsidR="002B6712" w:rsidP="004779B6" w:rsidRDefault="002B6712" w14:paraId="7889307C" w14:textId="6929C269">
            <w:r w:rsidRPr="005268E5">
              <w:rPr>
                <w:b/>
              </w:rPr>
              <w:t>I want to</w:t>
            </w:r>
            <w:r w:rsidRPr="00374139">
              <w:t xml:space="preserve"> </w:t>
            </w:r>
            <w:r w:rsidR="001B2334">
              <w:t>make the daily schedule active, and thereby ready for bookings</w:t>
            </w:r>
          </w:p>
          <w:p w:rsidRPr="005268E5" w:rsidR="002B6712" w:rsidP="004779B6" w:rsidRDefault="002B6712" w14:paraId="42160E3E" w14:textId="77777777"/>
          <w:p w:rsidRPr="005268E5" w:rsidR="002B6712" w:rsidP="004779B6" w:rsidRDefault="002B6712" w14:paraId="632D2A7A" w14:textId="77777777">
            <w:pPr>
              <w:pStyle w:val="Heading3"/>
              <w:jc w:val="center"/>
            </w:pPr>
            <w:r w:rsidRPr="005268E5">
              <w:t>Success scenarios</w:t>
            </w:r>
          </w:p>
          <w:tbl>
            <w:tblPr>
              <w:tblStyle w:val="TableGrid"/>
              <w:tblW w:w="0" w:type="auto"/>
              <w:tblLook w:val="04A0" w:firstRow="1" w:lastRow="0" w:firstColumn="1" w:lastColumn="0" w:noHBand="0" w:noVBand="1"/>
            </w:tblPr>
            <w:tblGrid>
              <w:gridCol w:w="9371"/>
            </w:tblGrid>
            <w:tr w:rsidRPr="005268E5" w:rsidR="002B6712" w:rsidTr="007D0C1C" w14:paraId="7FAA0565" w14:textId="77777777">
              <w:trPr>
                <w:cantSplit/>
              </w:trPr>
              <w:tc>
                <w:tcPr>
                  <w:tcW w:w="9371" w:type="dxa"/>
                </w:tcPr>
                <w:p w:rsidRPr="000366AA" w:rsidR="000366AA" w:rsidP="004779B6" w:rsidRDefault="000366AA" w14:paraId="462DDA5D" w14:textId="19D87FAA">
                  <w:pPr>
                    <w:rPr>
                      <w:b/>
                    </w:rPr>
                  </w:pPr>
                  <w:r w:rsidRPr="000366AA">
                    <w:rPr>
                      <w:b/>
                    </w:rPr>
                    <w:t>S1</w:t>
                  </w:r>
                </w:p>
                <w:p w:rsidR="001B2334" w:rsidP="001B2334" w:rsidRDefault="001B2334" w14:paraId="5AFCD896" w14:textId="77777777">
                  <w:r w:rsidRPr="00FD7744">
                    <w:rPr>
                      <w:b/>
                      <w:u w:val="single"/>
                    </w:rPr>
                    <w:t>Given</w:t>
                  </w:r>
                  <w:r w:rsidRPr="005268E5">
                    <w:rPr>
                      <w:b/>
                    </w:rPr>
                    <w:t xml:space="preserve"> </w:t>
                  </w:r>
                  <w:r w:rsidRPr="005F6174">
                    <w:t>an exi</w:t>
                  </w:r>
                  <w:r>
                    <w:t>sting daily schedule</w:t>
                  </w:r>
                </w:p>
                <w:p w:rsidR="001B2334" w:rsidP="000C6297" w:rsidRDefault="001B2334" w14:paraId="310DCC68" w14:textId="636F88D0">
                  <w:pPr>
                    <w:ind w:left="720"/>
                  </w:pPr>
                  <w:r w:rsidRPr="00FD7744">
                    <w:rPr>
                      <w:b/>
                    </w:rPr>
                    <w:t>And</w:t>
                  </w:r>
                  <w:r>
                    <w:t xml:space="preserve"> the</w:t>
                  </w:r>
                  <w:r w:rsidR="008D2E58">
                    <w:t>re are 1 or more padel courts in the daily schedule</w:t>
                  </w:r>
                </w:p>
                <w:p w:rsidRPr="008D2E58" w:rsidR="008D2E58" w:rsidP="000C6297" w:rsidRDefault="008D2E58" w14:paraId="5E0B9A4D" w14:textId="29E7C667">
                  <w:pPr>
                    <w:ind w:left="720"/>
                    <w:rPr>
                      <w:iCs/>
                    </w:rPr>
                  </w:pPr>
                  <w:r>
                    <w:rPr>
                      <w:b/>
                      <w:bCs/>
                      <w:iCs/>
                    </w:rPr>
                    <w:t>And</w:t>
                  </w:r>
                  <w:r>
                    <w:rPr>
                      <w:iCs/>
                    </w:rPr>
                    <w:t xml:space="preserve"> the </w:t>
                  </w:r>
                  <w:r w:rsidR="00045C46">
                    <w:rPr>
                      <w:iCs/>
                    </w:rPr>
                    <w:t xml:space="preserve">date and time of the </w:t>
                  </w:r>
                  <w:r>
                    <w:rPr>
                      <w:iCs/>
                    </w:rPr>
                    <w:t>daily schedule is in the future</w:t>
                  </w:r>
                </w:p>
                <w:p w:rsidR="001B2334" w:rsidP="001B2334" w:rsidRDefault="001B2334" w14:paraId="7C6FF19C" w14:textId="31F68EFB">
                  <w:r w:rsidRPr="00FD7744">
                    <w:rPr>
                      <w:b/>
                      <w:u w:val="single"/>
                    </w:rPr>
                    <w:t>When</w:t>
                  </w:r>
                  <w:r w:rsidRPr="005268E5">
                    <w:rPr>
                      <w:b/>
                    </w:rPr>
                    <w:t xml:space="preserve"> </w:t>
                  </w:r>
                  <w:r>
                    <w:t>manager</w:t>
                  </w:r>
                  <w:r w:rsidRPr="00CE6018">
                    <w:t xml:space="preserve"> selects </w:t>
                  </w:r>
                  <w:r w:rsidR="008D2E58">
                    <w:t>to activate the daily schedule</w:t>
                  </w:r>
                </w:p>
                <w:p w:rsidRPr="00091528" w:rsidR="001B2334" w:rsidP="001B2334" w:rsidRDefault="001B2334" w14:paraId="6D94EA33" w14:textId="5FC2E73A">
                  <w:r>
                    <w:rPr>
                      <w:b/>
                      <w:bCs/>
                      <w:u w:val="single"/>
                    </w:rPr>
                    <w:t>Then</w:t>
                  </w:r>
                  <w:r>
                    <w:t xml:space="preserve"> the </w:t>
                  </w:r>
                  <w:r w:rsidR="008D2E58">
                    <w:t xml:space="preserve">status of the daily schedule is </w:t>
                  </w:r>
                  <w:r w:rsidRPr="008D2E58" w:rsidR="008D2E58">
                    <w:rPr>
                      <w:i/>
                      <w:iCs/>
                    </w:rPr>
                    <w:t>active</w:t>
                  </w:r>
                </w:p>
                <w:p w:rsidRPr="00066EF3" w:rsidR="008D6849" w:rsidP="004779B6" w:rsidRDefault="008D6849" w14:paraId="571C9C6E" w14:textId="4E7E367A"/>
              </w:tc>
            </w:tr>
          </w:tbl>
          <w:p w:rsidRPr="005268E5" w:rsidR="002B6712" w:rsidP="004779B6" w:rsidRDefault="002B6712" w14:paraId="389DE0F0" w14:textId="77777777"/>
          <w:p w:rsidRPr="005268E5" w:rsidR="002B6712" w:rsidP="004779B6" w:rsidRDefault="002B6712" w14:paraId="1BCB2ABC" w14:textId="77777777">
            <w:pPr>
              <w:pStyle w:val="Heading3"/>
              <w:jc w:val="center"/>
            </w:pPr>
            <w:r w:rsidRPr="005268E5">
              <w:t>Failure scenarios</w:t>
            </w:r>
          </w:p>
          <w:tbl>
            <w:tblPr>
              <w:tblStyle w:val="TableGrid"/>
              <w:tblW w:w="0" w:type="auto"/>
              <w:tblLook w:val="04A0" w:firstRow="1" w:lastRow="0" w:firstColumn="1" w:lastColumn="0" w:noHBand="0" w:noVBand="1"/>
            </w:tblPr>
            <w:tblGrid>
              <w:gridCol w:w="4697"/>
              <w:gridCol w:w="4685"/>
            </w:tblGrid>
            <w:tr w:rsidRPr="005268E5" w:rsidR="002B6712" w:rsidTr="00FC57C7" w14:paraId="472D57B4" w14:textId="77777777">
              <w:trPr>
                <w:cantSplit/>
              </w:trPr>
              <w:tc>
                <w:tcPr>
                  <w:tcW w:w="4697" w:type="dxa"/>
                </w:tcPr>
                <w:p w:rsidR="00EB645D" w:rsidP="00EB645D" w:rsidRDefault="00EB645D" w14:paraId="3FA7053E" w14:textId="2D9555E6">
                  <w:pPr>
                    <w:rPr>
                      <w:b/>
                    </w:rPr>
                  </w:pPr>
                  <w:r>
                    <w:rPr>
                      <w:b/>
                    </w:rPr>
                    <w:t>F1</w:t>
                  </w:r>
                  <w:r w:rsidR="00FE40A6">
                    <w:rPr>
                      <w:b/>
                    </w:rPr>
                    <w:t xml:space="preserve"> </w:t>
                  </w:r>
                  <w:r w:rsidR="006F3EF2">
                    <w:rPr>
                      <w:b/>
                    </w:rPr>
                    <w:t>–</w:t>
                  </w:r>
                  <w:r w:rsidR="00FE40A6">
                    <w:rPr>
                      <w:b/>
                    </w:rPr>
                    <w:t xml:space="preserve"> </w:t>
                  </w:r>
                  <w:r w:rsidR="006F3EF2">
                    <w:rPr>
                      <w:b/>
                    </w:rPr>
                    <w:t>Missing courts</w:t>
                  </w:r>
                </w:p>
                <w:p w:rsidR="002124AF" w:rsidP="002124AF" w:rsidRDefault="002124AF" w14:paraId="0AB5F401" w14:textId="77777777">
                  <w:r w:rsidRPr="00FD7744">
                    <w:rPr>
                      <w:b/>
                      <w:u w:val="single"/>
                    </w:rPr>
                    <w:t>Given</w:t>
                  </w:r>
                  <w:r w:rsidRPr="005268E5">
                    <w:rPr>
                      <w:b/>
                    </w:rPr>
                    <w:t xml:space="preserve"> </w:t>
                  </w:r>
                  <w:r w:rsidRPr="005F6174">
                    <w:t>an exi</w:t>
                  </w:r>
                  <w:r>
                    <w:t>sting daily schedule</w:t>
                  </w:r>
                </w:p>
                <w:p w:rsidR="002124AF" w:rsidP="000C6297" w:rsidRDefault="002124AF" w14:paraId="015E838A" w14:textId="23E0E341">
                  <w:pPr>
                    <w:ind w:left="720"/>
                  </w:pPr>
                  <w:r w:rsidRPr="00FD7744">
                    <w:rPr>
                      <w:b/>
                    </w:rPr>
                    <w:t>And</w:t>
                  </w:r>
                  <w:r>
                    <w:t xml:space="preserve"> there are 0 padel courts in the daily schedule</w:t>
                  </w:r>
                </w:p>
                <w:p w:rsidR="002124AF" w:rsidP="002124AF" w:rsidRDefault="002124AF" w14:paraId="7F3D855F" w14:textId="77777777">
                  <w:r w:rsidRPr="00FD7744">
                    <w:rPr>
                      <w:b/>
                      <w:u w:val="single"/>
                    </w:rPr>
                    <w:t>When</w:t>
                  </w:r>
                  <w:r w:rsidRPr="005268E5">
                    <w:rPr>
                      <w:b/>
                    </w:rPr>
                    <w:t xml:space="preserve"> </w:t>
                  </w:r>
                  <w:r>
                    <w:t>manager</w:t>
                  </w:r>
                  <w:r w:rsidRPr="00CE6018">
                    <w:t xml:space="preserve"> selects </w:t>
                  </w:r>
                  <w:r>
                    <w:t>to activate the daily schedule</w:t>
                  </w:r>
                </w:p>
                <w:p w:rsidRPr="002124AF" w:rsidR="002B6712" w:rsidP="00EB645D" w:rsidRDefault="002124AF" w14:paraId="5C333614" w14:textId="328B9882">
                  <w:r>
                    <w:rPr>
                      <w:b/>
                      <w:bCs/>
                      <w:u w:val="single"/>
                    </w:rPr>
                    <w:t>Then</w:t>
                  </w:r>
                  <w:r>
                    <w:t xml:space="preserve"> a failure message is returned explaining a daily schedule without and padel courts cannot be activated</w:t>
                  </w:r>
                </w:p>
              </w:tc>
              <w:tc>
                <w:tcPr>
                  <w:tcW w:w="4685" w:type="dxa"/>
                </w:tcPr>
                <w:p w:rsidR="002124AF" w:rsidP="002124AF" w:rsidRDefault="002124AF" w14:paraId="60E94824" w14:textId="7BE47E69">
                  <w:pPr>
                    <w:rPr>
                      <w:b/>
                    </w:rPr>
                  </w:pPr>
                  <w:r>
                    <w:rPr>
                      <w:b/>
                    </w:rPr>
                    <w:t>F2</w:t>
                  </w:r>
                  <w:r w:rsidR="006F3EF2">
                    <w:rPr>
                      <w:b/>
                    </w:rPr>
                    <w:t xml:space="preserve"> – Schedule is in the past</w:t>
                  </w:r>
                </w:p>
                <w:p w:rsidR="002124AF" w:rsidP="002124AF" w:rsidRDefault="002124AF" w14:paraId="70816903" w14:textId="77777777">
                  <w:r w:rsidRPr="00FD7744">
                    <w:rPr>
                      <w:b/>
                      <w:u w:val="single"/>
                    </w:rPr>
                    <w:t>Given</w:t>
                  </w:r>
                  <w:r w:rsidRPr="005268E5">
                    <w:rPr>
                      <w:b/>
                    </w:rPr>
                    <w:t xml:space="preserve"> </w:t>
                  </w:r>
                  <w:r w:rsidRPr="005F6174">
                    <w:t>an exi</w:t>
                  </w:r>
                  <w:r>
                    <w:t>sting daily schedule</w:t>
                  </w:r>
                </w:p>
                <w:p w:rsidR="002124AF" w:rsidP="000C6297" w:rsidRDefault="002124AF" w14:paraId="2FA6936C" w14:textId="13454B19">
                  <w:pPr>
                    <w:ind w:left="720"/>
                  </w:pPr>
                  <w:r w:rsidRPr="00FD7744">
                    <w:rPr>
                      <w:b/>
                    </w:rPr>
                    <w:t>And</w:t>
                  </w:r>
                  <w:r>
                    <w:t xml:space="preserve"> the</w:t>
                  </w:r>
                  <w:r w:rsidR="00DA61EC">
                    <w:t xml:space="preserve"> start time of daily schedule is in the past</w:t>
                  </w:r>
                </w:p>
                <w:p w:rsidR="002124AF" w:rsidP="002124AF" w:rsidRDefault="002124AF" w14:paraId="24726F7A" w14:textId="77777777">
                  <w:r w:rsidRPr="00FD7744">
                    <w:rPr>
                      <w:b/>
                      <w:u w:val="single"/>
                    </w:rPr>
                    <w:t>When</w:t>
                  </w:r>
                  <w:r w:rsidRPr="005268E5">
                    <w:rPr>
                      <w:b/>
                    </w:rPr>
                    <w:t xml:space="preserve"> </w:t>
                  </w:r>
                  <w:r>
                    <w:t>manager</w:t>
                  </w:r>
                  <w:r w:rsidRPr="00CE6018">
                    <w:t xml:space="preserve"> selects </w:t>
                  </w:r>
                  <w:r>
                    <w:t>to activate the daily schedule</w:t>
                  </w:r>
                </w:p>
                <w:p w:rsidRPr="005268E5" w:rsidR="002B6712" w:rsidP="002124AF" w:rsidRDefault="002124AF" w14:paraId="33AE778E" w14:textId="1BEB7246">
                  <w:r>
                    <w:rPr>
                      <w:b/>
                      <w:bCs/>
                      <w:u w:val="single"/>
                    </w:rPr>
                    <w:t>Then</w:t>
                  </w:r>
                  <w:r>
                    <w:t xml:space="preserve"> a failure message is returned explaining a daily schedule </w:t>
                  </w:r>
                  <w:r w:rsidR="00DA61EC">
                    <w:t>with a past start time cannot be activated</w:t>
                  </w:r>
                </w:p>
              </w:tc>
            </w:tr>
            <w:tr w:rsidRPr="005268E5" w:rsidR="00F9260B" w:rsidTr="00FC57C7" w14:paraId="454376C1" w14:textId="77777777">
              <w:trPr>
                <w:cantSplit/>
              </w:trPr>
              <w:tc>
                <w:tcPr>
                  <w:tcW w:w="4697" w:type="dxa"/>
                </w:tcPr>
                <w:p w:rsidRPr="00EA1FA3" w:rsidR="00EA1FA3" w:rsidP="00EB645D" w:rsidRDefault="00EA1FA3" w14:paraId="7E977A22" w14:textId="16696D7F">
                  <w:pPr>
                    <w:rPr>
                      <w:b/>
                    </w:rPr>
                  </w:pPr>
                  <w:r w:rsidRPr="00EA1FA3">
                    <w:rPr>
                      <w:b/>
                    </w:rPr>
                    <w:t>F3</w:t>
                  </w:r>
                  <w:r w:rsidR="006F3EF2">
                    <w:rPr>
                      <w:b/>
                    </w:rPr>
                    <w:t xml:space="preserve"> – Schedule is deleted</w:t>
                  </w:r>
                </w:p>
                <w:p w:rsidR="00F9260B" w:rsidP="00EB645D" w:rsidRDefault="00F9260B" w14:paraId="59D94309" w14:textId="020E6DD0">
                  <w:pPr>
                    <w:rPr>
                      <w:bCs/>
                    </w:rPr>
                  </w:pPr>
                  <w:r w:rsidRPr="00EA1FA3">
                    <w:rPr>
                      <w:b/>
                      <w:u w:val="single"/>
                    </w:rPr>
                    <w:t>Given</w:t>
                  </w:r>
                  <w:r>
                    <w:rPr>
                      <w:b/>
                    </w:rPr>
                    <w:t xml:space="preserve"> </w:t>
                  </w:r>
                  <w:r>
                    <w:rPr>
                      <w:bCs/>
                    </w:rPr>
                    <w:t xml:space="preserve">an existing </w:t>
                  </w:r>
                  <w:r w:rsidR="00EA1FA3">
                    <w:rPr>
                      <w:bCs/>
                      <w:i/>
                      <w:iCs/>
                    </w:rPr>
                    <w:t>deleted</w:t>
                  </w:r>
                  <w:r w:rsidR="00EA1FA3">
                    <w:rPr>
                      <w:bCs/>
                    </w:rPr>
                    <w:t xml:space="preserve"> daily schedule</w:t>
                  </w:r>
                </w:p>
                <w:p w:rsidR="00EA1FA3" w:rsidP="00EB645D" w:rsidRDefault="00EA1FA3" w14:paraId="000EAEAF" w14:textId="77777777">
                  <w:pPr>
                    <w:rPr>
                      <w:bCs/>
                    </w:rPr>
                  </w:pPr>
                  <w:r>
                    <w:rPr>
                      <w:b/>
                      <w:u w:val="single"/>
                    </w:rPr>
                    <w:t>When</w:t>
                  </w:r>
                  <w:r>
                    <w:rPr>
                      <w:bCs/>
                    </w:rPr>
                    <w:t xml:space="preserve"> manager selects to activate the daily schedule</w:t>
                  </w:r>
                </w:p>
                <w:p w:rsidRPr="00EA1FA3" w:rsidR="00EA1FA3" w:rsidP="00EB645D" w:rsidRDefault="00EA1FA3" w14:paraId="646F5235" w14:textId="2E9FA856">
                  <w:pPr>
                    <w:rPr>
                      <w:bCs/>
                    </w:rPr>
                  </w:pPr>
                  <w:r>
                    <w:rPr>
                      <w:b/>
                      <w:u w:val="single"/>
                    </w:rPr>
                    <w:t>Then</w:t>
                  </w:r>
                  <w:r>
                    <w:rPr>
                      <w:bCs/>
                    </w:rPr>
                    <w:t xml:space="preserve"> a failure message is returned explaining a deleted daily schedule cannot be activated</w:t>
                  </w:r>
                </w:p>
              </w:tc>
              <w:tc>
                <w:tcPr>
                  <w:tcW w:w="4685" w:type="dxa"/>
                </w:tcPr>
                <w:p w:rsidR="00F9260B" w:rsidP="002124AF" w:rsidRDefault="00BD1181" w14:paraId="7FB8FBEA" w14:textId="77777777">
                  <w:pPr>
                    <w:rPr>
                      <w:b/>
                    </w:rPr>
                  </w:pPr>
                  <w:r>
                    <w:rPr>
                      <w:b/>
                    </w:rPr>
                    <w:t>F4 – Schedule not found</w:t>
                  </w:r>
                </w:p>
                <w:p w:rsidR="00DA7783" w:rsidP="00DA7783" w:rsidRDefault="00DA7783" w14:paraId="46B42A16" w14:textId="1900DDD2">
                  <w:pPr>
                    <w:rPr>
                      <w:bCs/>
                    </w:rPr>
                  </w:pPr>
                  <w:r>
                    <w:rPr>
                      <w:b/>
                      <w:u w:val="single"/>
                    </w:rPr>
                    <w:t>Given</w:t>
                  </w:r>
                  <w:r>
                    <w:rPr>
                      <w:bCs/>
                    </w:rPr>
                    <w:t xml:space="preserve"> a</w:t>
                  </w:r>
                  <w:r w:rsidR="00EB086D">
                    <w:rPr>
                      <w:bCs/>
                    </w:rPr>
                    <w:t xml:space="preserve"> date</w:t>
                  </w:r>
                </w:p>
                <w:p w:rsidR="00DA7783" w:rsidP="00DA7783" w:rsidRDefault="00DA7783" w14:paraId="08BF5C85" w14:textId="77526D5D">
                  <w:pPr>
                    <w:ind w:left="720"/>
                    <w:rPr>
                      <w:bCs/>
                    </w:rPr>
                  </w:pPr>
                  <w:r>
                    <w:rPr>
                      <w:b/>
                    </w:rPr>
                    <w:t>And</w:t>
                  </w:r>
                  <w:r>
                    <w:rPr>
                      <w:bCs/>
                    </w:rPr>
                    <w:t xml:space="preserve"> no schedule has this </w:t>
                  </w:r>
                  <w:r w:rsidR="00701FCD">
                    <w:rPr>
                      <w:bCs/>
                    </w:rPr>
                    <w:t>date</w:t>
                  </w:r>
                </w:p>
                <w:p w:rsidR="00DA7783" w:rsidP="00DA7783" w:rsidRDefault="00DA7783" w14:paraId="304D1B95" w14:textId="0BBF0BB5">
                  <w:pPr>
                    <w:rPr>
                      <w:bCs/>
                    </w:rPr>
                  </w:pPr>
                  <w:r>
                    <w:rPr>
                      <w:b/>
                      <w:u w:val="single"/>
                    </w:rPr>
                    <w:t>When</w:t>
                  </w:r>
                  <w:r>
                    <w:rPr>
                      <w:bCs/>
                    </w:rPr>
                    <w:t xml:space="preserve"> the manager selects to activate the daily schedule</w:t>
                  </w:r>
                </w:p>
                <w:p w:rsidR="00DA7783" w:rsidP="00DA7783" w:rsidRDefault="00DA7783" w14:paraId="1DB1B397" w14:textId="1927DEA0">
                  <w:pPr>
                    <w:rPr>
                      <w:b/>
                    </w:rPr>
                  </w:pPr>
                  <w:r>
                    <w:rPr>
                      <w:b/>
                      <w:u w:val="single"/>
                    </w:rPr>
                    <w:t>Then</w:t>
                  </w:r>
                  <w:r>
                    <w:rPr>
                      <w:bCs/>
                    </w:rPr>
                    <w:t xml:space="preserve"> a failure message is provided explaining no daily schedule was found with this ID</w:t>
                  </w:r>
                </w:p>
              </w:tc>
            </w:tr>
            <w:tr w:rsidRPr="005268E5" w:rsidR="00FB1BF8" w:rsidTr="00FC57C7" w14:paraId="40F6168A" w14:textId="77777777">
              <w:trPr>
                <w:cantSplit/>
              </w:trPr>
              <w:tc>
                <w:tcPr>
                  <w:tcW w:w="4697" w:type="dxa"/>
                </w:tcPr>
                <w:p w:rsidR="00FB1BF8" w:rsidP="00EB645D" w:rsidRDefault="00FB1BF8" w14:paraId="461821FB" w14:textId="77777777">
                  <w:pPr>
                    <w:rPr>
                      <w:b/>
                    </w:rPr>
                  </w:pPr>
                  <w:r>
                    <w:rPr>
                      <w:b/>
                    </w:rPr>
                    <w:t>F5 – Date conflict</w:t>
                  </w:r>
                </w:p>
                <w:p w:rsidR="00DA7783" w:rsidP="00EB645D" w:rsidRDefault="00DA7783" w14:paraId="0A8E8E47" w14:textId="77777777">
                  <w:pPr>
                    <w:rPr>
                      <w:bCs/>
                    </w:rPr>
                  </w:pPr>
                  <w:r>
                    <w:rPr>
                      <w:b/>
                      <w:u w:val="single"/>
                    </w:rPr>
                    <w:t>Given</w:t>
                  </w:r>
                  <w:r w:rsidRPr="00DA7783">
                    <w:rPr>
                      <w:bCs/>
                    </w:rPr>
                    <w:t xml:space="preserve"> an exist</w:t>
                  </w:r>
                  <w:r>
                    <w:rPr>
                      <w:bCs/>
                    </w:rPr>
                    <w:t>ing daily schedule</w:t>
                  </w:r>
                </w:p>
                <w:p w:rsidR="003673AB" w:rsidP="006B631D" w:rsidRDefault="003673AB" w14:paraId="26A36284" w14:textId="68A9FD65">
                  <w:pPr>
                    <w:ind w:left="720"/>
                    <w:rPr>
                      <w:bCs/>
                    </w:rPr>
                  </w:pPr>
                  <w:r w:rsidRPr="003673AB">
                    <w:rPr>
                      <w:b/>
                    </w:rPr>
                    <w:t>And</w:t>
                  </w:r>
                  <w:r>
                    <w:rPr>
                      <w:bCs/>
                    </w:rPr>
                    <w:t xml:space="preserve"> another </w:t>
                  </w:r>
                  <w:r w:rsidRPr="00436ADD" w:rsidR="00436ADD">
                    <w:rPr>
                      <w:bCs/>
                      <w:i/>
                      <w:iCs/>
                    </w:rPr>
                    <w:t>active</w:t>
                  </w:r>
                  <w:r w:rsidR="00436ADD">
                    <w:rPr>
                      <w:bCs/>
                    </w:rPr>
                    <w:t xml:space="preserve"> </w:t>
                  </w:r>
                  <w:r w:rsidRPr="00436ADD">
                    <w:rPr>
                      <w:bCs/>
                    </w:rPr>
                    <w:t>schedule</w:t>
                  </w:r>
                  <w:r>
                    <w:rPr>
                      <w:bCs/>
                    </w:rPr>
                    <w:t xml:space="preserve"> exists with the same date</w:t>
                  </w:r>
                </w:p>
                <w:p w:rsidR="00436ADD" w:rsidP="00436ADD" w:rsidRDefault="00436ADD" w14:paraId="47CB11D9" w14:textId="77777777">
                  <w:r w:rsidRPr="00FD7744">
                    <w:rPr>
                      <w:b/>
                      <w:u w:val="single"/>
                    </w:rPr>
                    <w:t>When</w:t>
                  </w:r>
                  <w:r w:rsidRPr="005268E5">
                    <w:rPr>
                      <w:b/>
                    </w:rPr>
                    <w:t xml:space="preserve"> </w:t>
                  </w:r>
                  <w:r>
                    <w:t>manager</w:t>
                  </w:r>
                  <w:r w:rsidRPr="00CE6018">
                    <w:t xml:space="preserve"> selects </w:t>
                  </w:r>
                  <w:r>
                    <w:t>to activate the daily schedule</w:t>
                  </w:r>
                </w:p>
                <w:p w:rsidRPr="00436ADD" w:rsidR="00436ADD" w:rsidP="00EB645D" w:rsidRDefault="00436ADD" w14:paraId="5F23797A" w14:textId="78E7745F">
                  <w:pPr>
                    <w:rPr>
                      <w:b/>
                      <w:u w:val="single"/>
                    </w:rPr>
                  </w:pPr>
                  <w:r>
                    <w:rPr>
                      <w:b/>
                      <w:bCs/>
                      <w:u w:val="single"/>
                    </w:rPr>
                    <w:t>Then</w:t>
                  </w:r>
                  <w:r>
                    <w:t xml:space="preserve"> a failure message is returned explaining that another active daily schedule has the same date</w:t>
                  </w:r>
                </w:p>
              </w:tc>
              <w:tc>
                <w:tcPr>
                  <w:tcW w:w="4685" w:type="dxa"/>
                </w:tcPr>
                <w:p w:rsidR="00FB1BF8" w:rsidP="002124AF" w:rsidRDefault="00701FCD" w14:paraId="0EC46D9C" w14:textId="77777777">
                  <w:pPr>
                    <w:rPr>
                      <w:b/>
                    </w:rPr>
                  </w:pPr>
                  <w:r>
                    <w:rPr>
                      <w:b/>
                    </w:rPr>
                    <w:t>F6 – Schedule is already active</w:t>
                  </w:r>
                </w:p>
                <w:p w:rsidR="00404973" w:rsidP="00404973" w:rsidRDefault="00404973" w14:paraId="68D1A3F4" w14:textId="77777777">
                  <w:pPr>
                    <w:rPr>
                      <w:bCs/>
                    </w:rPr>
                  </w:pPr>
                  <w:r>
                    <w:rPr>
                      <w:b/>
                      <w:u w:val="single"/>
                    </w:rPr>
                    <w:t>Given</w:t>
                  </w:r>
                  <w:r w:rsidRPr="00DA7783">
                    <w:rPr>
                      <w:bCs/>
                    </w:rPr>
                    <w:t xml:space="preserve"> an exist</w:t>
                  </w:r>
                  <w:r>
                    <w:rPr>
                      <w:bCs/>
                    </w:rPr>
                    <w:t>ing daily schedule</w:t>
                  </w:r>
                </w:p>
                <w:p w:rsidR="00404973" w:rsidP="00404973" w:rsidRDefault="00404973" w14:paraId="4D8BB243" w14:textId="0EA130FF">
                  <w:pPr>
                    <w:ind w:left="720"/>
                    <w:rPr>
                      <w:bCs/>
                    </w:rPr>
                  </w:pPr>
                  <w:r w:rsidRPr="003673AB">
                    <w:rPr>
                      <w:b/>
                    </w:rPr>
                    <w:t>And</w:t>
                  </w:r>
                  <w:r>
                    <w:rPr>
                      <w:bCs/>
                    </w:rPr>
                    <w:t xml:space="preserve"> the schedule is already active</w:t>
                  </w:r>
                </w:p>
                <w:p w:rsidR="00404973" w:rsidP="00404973" w:rsidRDefault="00404973" w14:paraId="0342A064" w14:textId="77777777">
                  <w:r w:rsidRPr="00FD7744">
                    <w:rPr>
                      <w:b/>
                      <w:u w:val="single"/>
                    </w:rPr>
                    <w:t>When</w:t>
                  </w:r>
                  <w:r w:rsidRPr="005268E5">
                    <w:rPr>
                      <w:b/>
                    </w:rPr>
                    <w:t xml:space="preserve"> </w:t>
                  </w:r>
                  <w:r>
                    <w:t>manager</w:t>
                  </w:r>
                  <w:r w:rsidRPr="00CE6018">
                    <w:t xml:space="preserve"> selects </w:t>
                  </w:r>
                  <w:r>
                    <w:t>to activate the daily schedule</w:t>
                  </w:r>
                </w:p>
                <w:p w:rsidR="00D369C2" w:rsidP="00404973" w:rsidRDefault="00404973" w14:paraId="6EF826D1" w14:textId="54FBC9E2">
                  <w:pPr>
                    <w:rPr>
                      <w:b/>
                    </w:rPr>
                  </w:pPr>
                  <w:r>
                    <w:rPr>
                      <w:b/>
                      <w:bCs/>
                      <w:u w:val="single"/>
                    </w:rPr>
                    <w:t>Then</w:t>
                  </w:r>
                  <w:r>
                    <w:t xml:space="preserve"> a failure message is returned explaining that the schedule is already active</w:t>
                  </w:r>
                </w:p>
              </w:tc>
            </w:tr>
          </w:tbl>
          <w:p w:rsidRPr="005268E5" w:rsidR="002B6712" w:rsidP="004779B6" w:rsidRDefault="002B6712" w14:paraId="318A7B6B" w14:textId="77777777"/>
        </w:tc>
      </w:tr>
    </w:tbl>
    <w:p w:rsidR="002B6712" w:rsidP="00C75A33" w:rsidRDefault="002B6712" w14:paraId="48407D4A" w14:textId="1EE4614E"/>
    <w:p w:rsidR="002D1DD0" w:rsidRDefault="002D1DD0" w14:paraId="51B0DC32" w14:textId="77777777">
      <w:pPr>
        <w:rPr>
          <w:rFonts w:asciiTheme="majorHAnsi" w:hAnsiTheme="majorHAnsi" w:eastAsiaTheme="majorEastAsia" w:cstheme="majorBidi"/>
          <w:color w:val="2F5496" w:themeColor="accent1" w:themeShade="BF"/>
          <w:sz w:val="26"/>
          <w:szCs w:val="26"/>
        </w:rPr>
      </w:pPr>
      <w:r>
        <w:br w:type="page"/>
      </w:r>
    </w:p>
    <w:p w:rsidRPr="005268E5" w:rsidR="00B328B9" w:rsidP="00B328B9" w:rsidRDefault="00B328B9" w14:paraId="522D891D" w14:textId="156C21D3">
      <w:pPr>
        <w:pStyle w:val="Heading2"/>
      </w:pPr>
      <w:r>
        <w:t xml:space="preserve">ID: </w:t>
      </w:r>
      <w:r w:rsidR="00516564">
        <w:t>5</w:t>
      </w:r>
      <w:r>
        <w:t xml:space="preserve"> – </w:t>
      </w:r>
      <w:r w:rsidR="00D41A7B">
        <w:t>An anonymous user (aka Anon) registers a new Player account</w:t>
      </w:r>
    </w:p>
    <w:tbl>
      <w:tblPr>
        <w:tblStyle w:val="TableGrid"/>
        <w:tblW w:w="0" w:type="auto"/>
        <w:tblLook w:val="04A0" w:firstRow="1" w:lastRow="0" w:firstColumn="1" w:lastColumn="0" w:noHBand="0" w:noVBand="1"/>
      </w:tblPr>
      <w:tblGrid>
        <w:gridCol w:w="9608"/>
      </w:tblGrid>
      <w:tr w:rsidRPr="005268E5" w:rsidR="00B328B9" w:rsidTr="004779B6" w14:paraId="64A6661E" w14:textId="77777777">
        <w:tc>
          <w:tcPr>
            <w:tcW w:w="9608" w:type="dxa"/>
            <w:tcBorders>
              <w:top w:val="double" w:color="000000" w:themeColor="text1" w:sz="4" w:space="0"/>
              <w:left w:val="double" w:color="000000" w:themeColor="text1" w:sz="4" w:space="0"/>
              <w:bottom w:val="double" w:color="000000" w:themeColor="text1" w:sz="4" w:space="0"/>
              <w:right w:val="double" w:color="000000" w:themeColor="text1" w:sz="4" w:space="0"/>
            </w:tcBorders>
          </w:tcPr>
          <w:p w:rsidRPr="005268E5" w:rsidR="0092405C" w:rsidP="0092405C" w:rsidRDefault="0092405C" w14:paraId="7822C3BC" w14:textId="77777777">
            <w:r w:rsidRPr="005268E5">
              <w:rPr>
                <w:b/>
              </w:rPr>
              <w:t xml:space="preserve">In order to </w:t>
            </w:r>
            <w:r w:rsidRPr="00A32197">
              <w:t>properly</w:t>
            </w:r>
            <w:r>
              <w:rPr>
                <w:b/>
              </w:rPr>
              <w:t xml:space="preserve"> </w:t>
            </w:r>
            <w:r>
              <w:t>use the platform</w:t>
            </w:r>
          </w:p>
          <w:p w:rsidRPr="00A32197" w:rsidR="0092405C" w:rsidP="0092405C" w:rsidRDefault="0092405C" w14:paraId="68BBFB54" w14:textId="77777777">
            <w:r w:rsidRPr="005268E5">
              <w:rPr>
                <w:b/>
              </w:rPr>
              <w:t>As a</w:t>
            </w:r>
            <w:r>
              <w:rPr>
                <w:b/>
              </w:rPr>
              <w:t xml:space="preserve">n </w:t>
            </w:r>
            <w:r>
              <w:t>anonymous user (aka. Anon)</w:t>
            </w:r>
          </w:p>
          <w:p w:rsidRPr="00A76BE0" w:rsidR="0092405C" w:rsidP="0092405C" w:rsidRDefault="0092405C" w14:paraId="0EA5C56C" w14:textId="15B50B0E">
            <w:r w:rsidRPr="005268E5">
              <w:rPr>
                <w:b/>
              </w:rPr>
              <w:t>I want to</w:t>
            </w:r>
            <w:r w:rsidRPr="00374139">
              <w:t xml:space="preserve"> </w:t>
            </w:r>
            <w:r>
              <w:t>register as a Player</w:t>
            </w:r>
          </w:p>
          <w:p w:rsidR="00B328B9" w:rsidP="004779B6" w:rsidRDefault="00B328B9" w14:paraId="74B5E8DC" w14:textId="77777777"/>
          <w:p w:rsidR="00E930BA" w:rsidP="00E930BA" w:rsidRDefault="00E930BA" w14:paraId="0A464E63" w14:textId="77777777">
            <w:pPr>
              <w:rPr>
                <w:sz w:val="16"/>
                <w:szCs w:val="16"/>
              </w:rPr>
            </w:pPr>
            <w:r w:rsidRPr="00C952CD">
              <w:rPr>
                <w:sz w:val="16"/>
                <w:szCs w:val="16"/>
              </w:rPr>
              <w:t>Comment:</w:t>
            </w:r>
          </w:p>
          <w:p w:rsidRPr="00CB76BF" w:rsidR="00E930BA" w:rsidP="00E930BA" w:rsidRDefault="00E930BA" w14:paraId="4639D82C" w14:textId="77777777">
            <w:pPr>
              <w:pStyle w:val="ListParagraph"/>
              <w:numPr>
                <w:ilvl w:val="0"/>
                <w:numId w:val="7"/>
              </w:numPr>
              <w:spacing w:after="160" w:line="259" w:lineRule="auto"/>
              <w:rPr>
                <w:sz w:val="16"/>
                <w:szCs w:val="16"/>
              </w:rPr>
            </w:pPr>
            <w:r w:rsidRPr="00CB76BF">
              <w:rPr>
                <w:sz w:val="16"/>
                <w:szCs w:val="16"/>
              </w:rPr>
              <w:t>I realize last names can come in many forms, like McGregor, O’Conner, De Santos, or Asian letters, etc. We’ll stick to a simpler format.</w:t>
            </w:r>
          </w:p>
          <w:p w:rsidR="00570484" w:rsidP="00570484" w:rsidRDefault="00E930BA" w14:paraId="08D97E22" w14:textId="037BBB7E">
            <w:pPr>
              <w:pStyle w:val="ListParagraph"/>
              <w:numPr>
                <w:ilvl w:val="0"/>
                <w:numId w:val="7"/>
              </w:numPr>
              <w:spacing w:after="160" w:line="259" w:lineRule="auto"/>
              <w:rPr>
                <w:sz w:val="16"/>
                <w:szCs w:val="16"/>
              </w:rPr>
            </w:pPr>
            <w:r w:rsidRPr="00CB76BF">
              <w:rPr>
                <w:sz w:val="16"/>
                <w:szCs w:val="16"/>
              </w:rPr>
              <w:t>We do not store a profile picture.</w:t>
            </w:r>
            <w:r>
              <w:rPr>
                <w:sz w:val="16"/>
                <w:szCs w:val="16"/>
              </w:rPr>
              <w:t xml:space="preserve"> We store a UR</w:t>
            </w:r>
            <w:r w:rsidR="0050022B">
              <w:rPr>
                <w:sz w:val="16"/>
                <w:szCs w:val="16"/>
              </w:rPr>
              <w:t>I</w:t>
            </w:r>
            <w:r>
              <w:rPr>
                <w:sz w:val="16"/>
                <w:szCs w:val="16"/>
              </w:rPr>
              <w:t xml:space="preserve"> to some picture online somewhere. </w:t>
            </w:r>
            <w:r>
              <w:rPr>
                <w:sz w:val="16"/>
                <w:szCs w:val="16"/>
              </w:rPr>
              <w:br/>
            </w:r>
            <w:r>
              <w:rPr>
                <w:sz w:val="16"/>
                <w:szCs w:val="16"/>
              </w:rPr>
              <w:t xml:space="preserve">Like this </w:t>
            </w:r>
            <w:hyperlink w:history="1" r:id="rId14">
              <w:r w:rsidRPr="00007E17">
                <w:rPr>
                  <w:rStyle w:val="Hyperlink"/>
                  <w:sz w:val="16"/>
                  <w:szCs w:val="16"/>
                </w:rPr>
                <w:t>unknown-person-silhouette-whith-blue-tie.jpg (2048×2048) (istockphoto.com)</w:t>
              </w:r>
            </w:hyperlink>
            <w:r w:rsidR="00570484">
              <w:rPr>
                <w:rStyle w:val="Hyperlink"/>
                <w:sz w:val="16"/>
                <w:szCs w:val="16"/>
              </w:rPr>
              <w:br/>
            </w:r>
            <w:r w:rsidRPr="000A2C42" w:rsidR="00570484">
              <w:rPr>
                <w:sz w:val="16"/>
                <w:szCs w:val="16"/>
              </w:rPr>
              <w:t>There is a U</w:t>
            </w:r>
            <w:r w:rsidR="0050022B">
              <w:rPr>
                <w:sz w:val="16"/>
                <w:szCs w:val="16"/>
              </w:rPr>
              <w:t>ri</w:t>
            </w:r>
            <w:r w:rsidRPr="000A2C42" w:rsidR="00570484">
              <w:rPr>
                <w:sz w:val="16"/>
                <w:szCs w:val="16"/>
              </w:rPr>
              <w:t xml:space="preserve"> class</w:t>
            </w:r>
            <w:r w:rsidRPr="000A2C42" w:rsidR="000A2C42">
              <w:rPr>
                <w:sz w:val="16"/>
                <w:szCs w:val="16"/>
              </w:rPr>
              <w:t xml:space="preserve"> already in C#</w:t>
            </w:r>
            <w:r w:rsidR="007A3BAB">
              <w:rPr>
                <w:sz w:val="16"/>
                <w:szCs w:val="16"/>
              </w:rPr>
              <w:t xml:space="preserve">, you </w:t>
            </w:r>
            <w:r w:rsidR="0091251F">
              <w:rPr>
                <w:sz w:val="16"/>
                <w:szCs w:val="16"/>
              </w:rPr>
              <w:t>could look at</w:t>
            </w:r>
            <w:r w:rsidRPr="000A2C42" w:rsidR="000A2C42">
              <w:rPr>
                <w:sz w:val="16"/>
                <w:szCs w:val="16"/>
              </w:rPr>
              <w:t>.</w:t>
            </w:r>
            <w:r w:rsidR="00586A37">
              <w:rPr>
                <w:sz w:val="16"/>
                <w:szCs w:val="16"/>
              </w:rPr>
              <w:br/>
            </w:r>
            <w:r w:rsidR="00586A37">
              <w:rPr>
                <w:sz w:val="16"/>
                <w:szCs w:val="16"/>
              </w:rPr>
              <w:t>The Uri class will seemingly accept any string, as long as it is not empty. So, we won’t care too much about correct URI, that can become too comprehensive to implement the rules ourselves. Or, consider it a challenge.</w:t>
            </w:r>
          </w:p>
          <w:p w:rsidRPr="00570484" w:rsidR="00BD1181" w:rsidP="00570484" w:rsidRDefault="00BD1181" w14:paraId="23A47DA5" w14:textId="310C9C50">
            <w:pPr>
              <w:pStyle w:val="ListParagraph"/>
              <w:numPr>
                <w:ilvl w:val="0"/>
                <w:numId w:val="7"/>
              </w:numPr>
              <w:spacing w:after="160" w:line="259" w:lineRule="auto"/>
              <w:rPr>
                <w:sz w:val="16"/>
                <w:szCs w:val="16"/>
              </w:rPr>
            </w:pPr>
            <w:r>
              <w:rPr>
                <w:sz w:val="16"/>
                <w:szCs w:val="16"/>
              </w:rPr>
              <w:t xml:space="preserve">Some scenarios </w:t>
            </w:r>
            <w:r w:rsidR="0040314E">
              <w:rPr>
                <w:sz w:val="16"/>
                <w:szCs w:val="16"/>
              </w:rPr>
              <w:t>could have been combined</w:t>
            </w:r>
            <w:r w:rsidR="006569EA">
              <w:rPr>
                <w:sz w:val="16"/>
                <w:szCs w:val="16"/>
              </w:rPr>
              <w:t>, I have split them in an attempt to make unit test cases easier.</w:t>
            </w:r>
          </w:p>
          <w:p w:rsidRPr="00C952CD" w:rsidR="00E930BA" w:rsidP="00E930BA" w:rsidRDefault="00E930BA" w14:paraId="54DC4A34" w14:textId="77777777">
            <w:pPr>
              <w:rPr>
                <w:sz w:val="16"/>
                <w:szCs w:val="16"/>
              </w:rPr>
            </w:pPr>
          </w:p>
          <w:p w:rsidRPr="005268E5" w:rsidR="00B328B9" w:rsidP="004779B6" w:rsidRDefault="00B328B9" w14:paraId="01B33ACF" w14:textId="77777777">
            <w:pPr>
              <w:pStyle w:val="Heading3"/>
              <w:jc w:val="center"/>
            </w:pPr>
            <w:r w:rsidRPr="005268E5">
              <w:t>Success scenarios</w:t>
            </w:r>
          </w:p>
          <w:tbl>
            <w:tblPr>
              <w:tblStyle w:val="TableGrid"/>
              <w:tblW w:w="0" w:type="auto"/>
              <w:tblLook w:val="04A0" w:firstRow="1" w:lastRow="0" w:firstColumn="1" w:lastColumn="0" w:noHBand="0" w:noVBand="1"/>
            </w:tblPr>
            <w:tblGrid>
              <w:gridCol w:w="9371"/>
            </w:tblGrid>
            <w:tr w:rsidRPr="005268E5" w:rsidR="00B328B9" w:rsidTr="004779B6" w14:paraId="733A40B4" w14:textId="77777777">
              <w:tc>
                <w:tcPr>
                  <w:tcW w:w="9371" w:type="dxa"/>
                </w:tcPr>
                <w:p w:rsidR="00B407C9" w:rsidP="00B407C9" w:rsidRDefault="00B407C9" w14:paraId="2E7F4FEB" w14:textId="77777777">
                  <w:pPr>
                    <w:rPr>
                      <w:b/>
                    </w:rPr>
                  </w:pPr>
                  <w:r>
                    <w:rPr>
                      <w:b/>
                    </w:rPr>
                    <w:t>S1</w:t>
                  </w:r>
                </w:p>
                <w:p w:rsidR="00B407C9" w:rsidP="00B407C9" w:rsidRDefault="00B407C9" w14:paraId="6529AC88" w14:textId="03404893">
                  <w:r w:rsidRPr="00351A68">
                    <w:rPr>
                      <w:b/>
                      <w:u w:val="single"/>
                    </w:rPr>
                    <w:t>Given</w:t>
                  </w:r>
                  <w:r w:rsidRPr="005268E5">
                    <w:rPr>
                      <w:b/>
                    </w:rPr>
                    <w:t xml:space="preserve"> </w:t>
                  </w:r>
                  <w:r>
                    <w:rPr>
                      <w:bCs/>
                    </w:rPr>
                    <w:t>via-</w:t>
                  </w:r>
                  <w:r w:rsidRPr="00020C1C">
                    <w:t>email, first name, last name</w:t>
                  </w:r>
                  <w:r>
                    <w:t xml:space="preserve">, and a profile picture </w:t>
                  </w:r>
                  <w:r w:rsidR="00F261B2">
                    <w:t>URI</w:t>
                  </w:r>
                </w:p>
                <w:p w:rsidR="00B407C9" w:rsidP="0007018C" w:rsidRDefault="00B407C9" w14:paraId="0ACCC629" w14:textId="77777777">
                  <w:pPr>
                    <w:ind w:left="720"/>
                  </w:pPr>
                  <w:r w:rsidRPr="00110FFD">
                    <w:rPr>
                      <w:b/>
                      <w:bCs/>
                    </w:rPr>
                    <w:t>And</w:t>
                  </w:r>
                  <w:r>
                    <w:t xml:space="preserve"> email ends with “@via.dk”</w:t>
                  </w:r>
                </w:p>
                <w:p w:rsidR="00B407C9" w:rsidP="0007018C" w:rsidRDefault="00B407C9" w14:paraId="6CDAC3D2" w14:textId="77777777">
                  <w:pPr>
                    <w:ind w:left="720"/>
                  </w:pPr>
                  <w:r w:rsidRPr="00020C1C">
                    <w:rPr>
                      <w:b/>
                    </w:rPr>
                    <w:t>And</w:t>
                  </w:r>
                  <w:r>
                    <w:t xml:space="preserve"> email is in correct email format</w:t>
                  </w:r>
                </w:p>
                <w:p w:rsidR="00B407C9" w:rsidP="0007018C" w:rsidRDefault="00B407C9" w14:paraId="1F974095" w14:textId="77777777">
                  <w:pPr>
                    <w:ind w:left="720"/>
                  </w:pPr>
                  <w:r>
                    <w:tab/>
                  </w:r>
                  <w:r>
                    <w:t>| &lt;text1&gt;@&lt;text2&gt;.&lt;text3&gt; |</w:t>
                  </w:r>
                </w:p>
                <w:p w:rsidR="00B407C9" w:rsidP="0007018C" w:rsidRDefault="00B407C9" w14:paraId="0895602F" w14:textId="7A19232F">
                  <w:pPr>
                    <w:ind w:left="720"/>
                  </w:pPr>
                  <w:r w:rsidRPr="00020C1C">
                    <w:rPr>
                      <w:b/>
                    </w:rPr>
                    <w:t>And</w:t>
                  </w:r>
                  <w:r>
                    <w:t xml:space="preserve"> email:text1 is 3</w:t>
                  </w:r>
                  <w:r w:rsidR="009A4F04">
                    <w:t>, 4 or</w:t>
                  </w:r>
                  <w:r>
                    <w:t xml:space="preserve"> 6 (inclusive) characters long</w:t>
                  </w:r>
                </w:p>
                <w:p w:rsidR="00B407C9" w:rsidP="0007018C" w:rsidRDefault="00B407C9" w14:paraId="6597AC8F" w14:textId="77777777">
                  <w:pPr>
                    <w:ind w:left="720"/>
                  </w:pPr>
                  <w:r w:rsidRPr="00020C1C">
                    <w:rPr>
                      <w:b/>
                    </w:rPr>
                    <w:t>And</w:t>
                  </w:r>
                  <w:r>
                    <w:t xml:space="preserve"> email:text1 is either: </w:t>
                  </w:r>
                </w:p>
                <w:p w:rsidR="00B407C9" w:rsidP="0007018C" w:rsidRDefault="00B407C9" w14:paraId="06C3E0B7" w14:textId="07C31662">
                  <w:pPr>
                    <w:pStyle w:val="ListParagraph"/>
                    <w:numPr>
                      <w:ilvl w:val="0"/>
                      <w:numId w:val="4"/>
                    </w:numPr>
                    <w:spacing w:after="160" w:line="259" w:lineRule="auto"/>
                    <w:ind w:left="1440"/>
                  </w:pPr>
                  <w:r>
                    <w:t xml:space="preserve">3 or 4 uppercase/lowercase English letters </w:t>
                  </w:r>
                  <w:r w:rsidR="002B409C">
                    <w:br/>
                  </w:r>
                  <w:r w:rsidRPr="002B409C">
                    <w:rPr>
                      <w:b/>
                      <w:bCs/>
                    </w:rPr>
                    <w:t>or</w:t>
                  </w:r>
                </w:p>
                <w:p w:rsidR="00B407C9" w:rsidP="0007018C" w:rsidRDefault="00B407C9" w14:paraId="23907C23" w14:textId="77777777">
                  <w:pPr>
                    <w:pStyle w:val="ListParagraph"/>
                    <w:numPr>
                      <w:ilvl w:val="0"/>
                      <w:numId w:val="4"/>
                    </w:numPr>
                    <w:spacing w:after="160" w:line="259" w:lineRule="auto"/>
                    <w:ind w:left="1440"/>
                  </w:pPr>
                  <w:r>
                    <w:t>6 digits from 0 to 9</w:t>
                  </w:r>
                </w:p>
                <w:p w:rsidRPr="00E409D5" w:rsidR="00B81CF9" w:rsidP="00DC7BE0" w:rsidRDefault="00B81CF9" w14:paraId="57BEA0F4" w14:textId="77777777">
                  <w:pPr>
                    <w:rPr>
                      <w:rFonts w:ascii="Consolas" w:hAnsi="Consolas"/>
                    </w:rPr>
                  </w:pPr>
                  <w:r w:rsidRPr="00E409D5">
                    <w:rPr>
                      <w:rFonts w:ascii="Consolas" w:hAnsi="Consolas"/>
                    </w:rPr>
                    <w:t xml:space="preserve">    | </w:t>
                  </w:r>
                  <w:r>
                    <w:rPr>
                      <w:rFonts w:ascii="Consolas" w:hAnsi="Consolas"/>
                    </w:rPr>
                    <w:t xml:space="preserve">trmo@via.dk   </w:t>
                  </w:r>
                  <w:r w:rsidRPr="00E409D5">
                    <w:rPr>
                      <w:rFonts w:ascii="Consolas" w:hAnsi="Consolas"/>
                    </w:rPr>
                    <w:t>|</w:t>
                  </w:r>
                  <w:r>
                    <w:rPr>
                      <w:rFonts w:ascii="Consolas" w:hAnsi="Consolas"/>
                    </w:rPr>
                    <w:t xml:space="preserve"> </w:t>
                  </w:r>
                </w:p>
                <w:p w:rsidRPr="00E409D5" w:rsidR="00B81CF9" w:rsidP="00DC7BE0" w:rsidRDefault="00B81CF9" w14:paraId="4731A6A7" w14:textId="77777777">
                  <w:pPr>
                    <w:rPr>
                      <w:rFonts w:ascii="Consolas" w:hAnsi="Consolas"/>
                    </w:rPr>
                  </w:pPr>
                  <w:r w:rsidRPr="00E409D5">
                    <w:rPr>
                      <w:rFonts w:ascii="Consolas" w:hAnsi="Consolas"/>
                    </w:rPr>
                    <w:t xml:space="preserve">    | </w:t>
                  </w:r>
                  <w:r>
                    <w:rPr>
                      <w:rFonts w:ascii="Consolas" w:hAnsi="Consolas"/>
                    </w:rPr>
                    <w:t xml:space="preserve">jknr@via.dk   </w:t>
                  </w:r>
                  <w:r w:rsidRPr="00E409D5">
                    <w:rPr>
                      <w:rFonts w:ascii="Consolas" w:hAnsi="Consolas"/>
                    </w:rPr>
                    <w:t>|</w:t>
                  </w:r>
                </w:p>
                <w:p w:rsidRPr="00E409D5" w:rsidR="00B81CF9" w:rsidP="00DC7BE0" w:rsidRDefault="00B81CF9" w14:paraId="56D331BA" w14:textId="77777777">
                  <w:pPr>
                    <w:rPr>
                      <w:rFonts w:ascii="Consolas" w:hAnsi="Consolas"/>
                    </w:rPr>
                  </w:pPr>
                  <w:r w:rsidRPr="00E409D5">
                    <w:rPr>
                      <w:rFonts w:ascii="Consolas" w:hAnsi="Consolas"/>
                    </w:rPr>
                    <w:t xml:space="preserve">    | </w:t>
                  </w:r>
                  <w:r>
                    <w:rPr>
                      <w:rFonts w:ascii="Consolas" w:hAnsi="Consolas"/>
                    </w:rPr>
                    <w:t xml:space="preserve">iha@via.dk    </w:t>
                  </w:r>
                  <w:r w:rsidRPr="00E409D5">
                    <w:rPr>
                      <w:rFonts w:ascii="Consolas" w:hAnsi="Consolas"/>
                    </w:rPr>
                    <w:t>|</w:t>
                  </w:r>
                </w:p>
                <w:p w:rsidRPr="00E409D5" w:rsidR="00B81CF9" w:rsidP="00DC7BE0" w:rsidRDefault="00B81CF9" w14:paraId="7F279D55" w14:textId="77777777">
                  <w:pPr>
                    <w:rPr>
                      <w:rFonts w:ascii="Consolas" w:hAnsi="Consolas"/>
                    </w:rPr>
                  </w:pPr>
                  <w:r w:rsidRPr="00E409D5">
                    <w:rPr>
                      <w:rFonts w:ascii="Consolas" w:hAnsi="Consolas"/>
                    </w:rPr>
                    <w:t xml:space="preserve">    | </w:t>
                  </w:r>
                  <w:r>
                    <w:rPr>
                      <w:rFonts w:ascii="Consolas" w:hAnsi="Consolas"/>
                    </w:rPr>
                    <w:t xml:space="preserve">oih@via.dk    </w:t>
                  </w:r>
                  <w:r w:rsidRPr="00E409D5">
                    <w:rPr>
                      <w:rFonts w:ascii="Consolas" w:hAnsi="Consolas"/>
                    </w:rPr>
                    <w:t>|</w:t>
                  </w:r>
                </w:p>
                <w:p w:rsidRPr="00E409D5" w:rsidR="00B81CF9" w:rsidP="00DC7BE0" w:rsidRDefault="00B81CF9" w14:paraId="2DCBD43E" w14:textId="77777777">
                  <w:pPr>
                    <w:rPr>
                      <w:rFonts w:ascii="Consolas" w:hAnsi="Consolas"/>
                    </w:rPr>
                  </w:pPr>
                  <w:r w:rsidRPr="00E409D5">
                    <w:rPr>
                      <w:rFonts w:ascii="Consolas" w:hAnsi="Consolas"/>
                    </w:rPr>
                    <w:t xml:space="preserve">    | </w:t>
                  </w:r>
                  <w:r>
                    <w:rPr>
                      <w:rFonts w:ascii="Consolas" w:hAnsi="Consolas"/>
                    </w:rPr>
                    <w:t xml:space="preserve">123456@via.dk </w:t>
                  </w:r>
                  <w:r w:rsidRPr="00E409D5">
                    <w:rPr>
                      <w:rFonts w:ascii="Consolas" w:hAnsi="Consolas"/>
                    </w:rPr>
                    <w:t>|</w:t>
                  </w:r>
                </w:p>
                <w:p w:rsidRPr="00E409D5" w:rsidR="00B81CF9" w:rsidP="00DC7BE0" w:rsidRDefault="00B81CF9" w14:paraId="7F9A2CDB" w14:textId="77777777">
                  <w:pPr>
                    <w:rPr>
                      <w:rFonts w:ascii="Consolas" w:hAnsi="Consolas"/>
                    </w:rPr>
                  </w:pPr>
                  <w:r w:rsidRPr="00E409D5">
                    <w:rPr>
                      <w:rFonts w:ascii="Consolas" w:hAnsi="Consolas"/>
                    </w:rPr>
                    <w:t xml:space="preserve">    | </w:t>
                  </w:r>
                  <w:r>
                    <w:rPr>
                      <w:rFonts w:ascii="Consolas" w:hAnsi="Consolas"/>
                    </w:rPr>
                    <w:t xml:space="preserve">987674@via.dk </w:t>
                  </w:r>
                  <w:r w:rsidRPr="00E409D5">
                    <w:rPr>
                      <w:rFonts w:ascii="Consolas" w:hAnsi="Consolas"/>
                    </w:rPr>
                    <w:t>|</w:t>
                  </w:r>
                </w:p>
                <w:p w:rsidR="00B81CF9" w:rsidP="0007018C" w:rsidRDefault="00B81CF9" w14:paraId="14FA0C82" w14:textId="77777777">
                  <w:pPr>
                    <w:ind w:left="720"/>
                    <w:rPr>
                      <w:b/>
                    </w:rPr>
                  </w:pPr>
                </w:p>
                <w:p w:rsidR="00F733B2" w:rsidP="0007018C" w:rsidRDefault="00B407C9" w14:paraId="72559F64" w14:textId="77777777">
                  <w:pPr>
                    <w:ind w:left="720"/>
                  </w:pPr>
                  <w:r w:rsidRPr="00020C1C">
                    <w:rPr>
                      <w:b/>
                    </w:rPr>
                    <w:t>And</w:t>
                  </w:r>
                  <w:r>
                    <w:t xml:space="preserve"> first name </w:t>
                  </w:r>
                </w:p>
                <w:p w:rsidR="00B407C9" w:rsidP="0007018C" w:rsidRDefault="00B407C9" w14:paraId="3984CCD0" w14:textId="1CC0264D">
                  <w:pPr>
                    <w:pStyle w:val="ListParagraph"/>
                    <w:numPr>
                      <w:ilvl w:val="0"/>
                      <w:numId w:val="4"/>
                    </w:numPr>
                    <w:ind w:left="1440"/>
                  </w:pPr>
                  <w:r>
                    <w:t xml:space="preserve">is between 2 and 25 </w:t>
                  </w:r>
                  <w:r w:rsidR="00250DF5">
                    <w:t>letters (a-z)</w:t>
                  </w:r>
                </w:p>
                <w:p w:rsidR="00F733B2" w:rsidP="0007018C" w:rsidRDefault="002019E0" w14:paraId="08B96E89" w14:textId="308A4BF2">
                  <w:pPr>
                    <w:pStyle w:val="ListParagraph"/>
                    <w:numPr>
                      <w:ilvl w:val="0"/>
                      <w:numId w:val="4"/>
                    </w:numPr>
                    <w:ind w:left="1440"/>
                  </w:pPr>
                  <w:r>
                    <w:t>c</w:t>
                  </w:r>
                  <w:r w:rsidR="00F733B2">
                    <w:t>ontains only letters, i.e. no symbols, or spaces</w:t>
                  </w:r>
                </w:p>
                <w:p w:rsidR="00B407C9" w:rsidP="0007018C" w:rsidRDefault="00B407C9" w14:paraId="36B22932" w14:textId="1855BA75">
                  <w:pPr>
                    <w:ind w:left="720"/>
                  </w:pPr>
                  <w:r w:rsidRPr="00020C1C">
                    <w:rPr>
                      <w:b/>
                    </w:rPr>
                    <w:t>And</w:t>
                  </w:r>
                  <w:r>
                    <w:t xml:space="preserve"> last name </w:t>
                  </w:r>
                </w:p>
                <w:p w:rsidR="009B7ADE" w:rsidP="0007018C" w:rsidRDefault="009B7ADE" w14:paraId="49729E6F" w14:textId="77777777">
                  <w:pPr>
                    <w:pStyle w:val="ListParagraph"/>
                    <w:numPr>
                      <w:ilvl w:val="0"/>
                      <w:numId w:val="4"/>
                    </w:numPr>
                    <w:spacing w:after="160" w:line="259" w:lineRule="auto"/>
                    <w:ind w:left="1440"/>
                  </w:pPr>
                  <w:r>
                    <w:t>is between 2 and 25 letters (a-z)</w:t>
                  </w:r>
                </w:p>
                <w:p w:rsidR="009B7ADE" w:rsidP="0007018C" w:rsidRDefault="002019E0" w14:paraId="4D34D726" w14:textId="1A6726E5">
                  <w:pPr>
                    <w:pStyle w:val="ListParagraph"/>
                    <w:numPr>
                      <w:ilvl w:val="0"/>
                      <w:numId w:val="4"/>
                    </w:numPr>
                    <w:ind w:left="1440"/>
                  </w:pPr>
                  <w:r>
                    <w:t>c</w:t>
                  </w:r>
                  <w:r w:rsidR="009B7ADE">
                    <w:t>ontains only letters, i.e. no symbols, or spaces</w:t>
                  </w:r>
                </w:p>
                <w:p w:rsidRPr="00261F90" w:rsidR="00261F90" w:rsidP="0007018C" w:rsidRDefault="00261F90" w14:paraId="4A3BDC69" w14:textId="24A1AF7E">
                  <w:pPr>
                    <w:ind w:left="720"/>
                  </w:pPr>
                  <w:r>
                    <w:rPr>
                      <w:b/>
                      <w:bCs/>
                    </w:rPr>
                    <w:t>And</w:t>
                  </w:r>
                  <w:r>
                    <w:t xml:space="preserve"> the </w:t>
                  </w:r>
                  <w:r w:rsidR="00F261B2">
                    <w:t>URI</w:t>
                  </w:r>
                  <w:r>
                    <w:t xml:space="preserve"> has correct format</w:t>
                  </w:r>
                </w:p>
                <w:p w:rsidRPr="00320DFC" w:rsidR="00B407C9" w:rsidP="00B407C9" w:rsidRDefault="00B407C9" w14:paraId="05CDD661" w14:textId="3F6406A7">
                  <w:pPr>
                    <w:rPr>
                      <w:rFonts w:ascii="Consolas" w:hAnsi="Consolas"/>
                    </w:rPr>
                  </w:pPr>
                  <w:r w:rsidRPr="00351A68">
                    <w:rPr>
                      <w:b/>
                      <w:u w:val="single"/>
                    </w:rPr>
                    <w:t>When</w:t>
                  </w:r>
                  <w:r w:rsidRPr="005268E5">
                    <w:rPr>
                      <w:b/>
                    </w:rPr>
                    <w:t xml:space="preserve"> </w:t>
                  </w:r>
                  <w:r>
                    <w:t>Anon chooses to register</w:t>
                  </w:r>
                </w:p>
                <w:p w:rsidR="00B407C9" w:rsidP="00B407C9" w:rsidRDefault="00B407C9" w14:paraId="44A5EFC6" w14:textId="4F19DCD1">
                  <w:r w:rsidRPr="00351A68">
                    <w:rPr>
                      <w:b/>
                      <w:u w:val="single"/>
                    </w:rPr>
                    <w:t>Then</w:t>
                  </w:r>
                  <w:r w:rsidRPr="005268E5">
                    <w:t xml:space="preserve"> </w:t>
                  </w:r>
                  <w:r>
                    <w:t>a new account is created, with an ID and the above values</w:t>
                  </w:r>
                </w:p>
                <w:p w:rsidR="00B407C9" w:rsidP="0007018C" w:rsidRDefault="00B407C9" w14:paraId="2CEC6309" w14:textId="77777777">
                  <w:pPr>
                    <w:ind w:left="720"/>
                    <w:rPr>
                      <w:iCs/>
                    </w:rPr>
                  </w:pPr>
                  <w:r>
                    <w:rPr>
                      <w:b/>
                      <w:bCs/>
                      <w:iCs/>
                    </w:rPr>
                    <w:t>And</w:t>
                  </w:r>
                  <w:r>
                    <w:rPr>
                      <w:iCs/>
                    </w:rPr>
                    <w:t xml:space="preserve"> the first letter of first name is capitalized</w:t>
                  </w:r>
                </w:p>
                <w:p w:rsidR="00B407C9" w:rsidP="0007018C" w:rsidRDefault="00B407C9" w14:paraId="03A01D86" w14:textId="77777777">
                  <w:pPr>
                    <w:ind w:left="720"/>
                    <w:rPr>
                      <w:iCs/>
                    </w:rPr>
                  </w:pPr>
                  <w:r>
                    <w:rPr>
                      <w:b/>
                      <w:bCs/>
                      <w:iCs/>
                    </w:rPr>
                    <w:t>And</w:t>
                  </w:r>
                  <w:r>
                    <w:rPr>
                      <w:iCs/>
                    </w:rPr>
                    <w:t xml:space="preserve"> the non-first letters of first name are lower-case</w:t>
                  </w:r>
                </w:p>
                <w:p w:rsidR="00B407C9" w:rsidP="0007018C" w:rsidRDefault="00B407C9" w14:paraId="30995B92" w14:textId="77777777">
                  <w:pPr>
                    <w:ind w:left="720"/>
                    <w:rPr>
                      <w:iCs/>
                    </w:rPr>
                  </w:pPr>
                  <w:r>
                    <w:rPr>
                      <w:b/>
                      <w:bCs/>
                      <w:iCs/>
                    </w:rPr>
                    <w:t>And</w:t>
                  </w:r>
                  <w:r>
                    <w:rPr>
                      <w:iCs/>
                    </w:rPr>
                    <w:t xml:space="preserve"> the first letter of last name is capitalized</w:t>
                  </w:r>
                </w:p>
                <w:p w:rsidR="00B407C9" w:rsidP="0007018C" w:rsidRDefault="00B407C9" w14:paraId="065ACB3B" w14:textId="77777777">
                  <w:pPr>
                    <w:ind w:left="720"/>
                    <w:rPr>
                      <w:iCs/>
                    </w:rPr>
                  </w:pPr>
                  <w:r>
                    <w:rPr>
                      <w:b/>
                      <w:bCs/>
                      <w:iCs/>
                    </w:rPr>
                    <w:t>And</w:t>
                  </w:r>
                  <w:r>
                    <w:rPr>
                      <w:iCs/>
                    </w:rPr>
                    <w:t xml:space="preserve"> the non-first letters of last name are lower-case</w:t>
                  </w:r>
                </w:p>
                <w:p w:rsidRPr="00EB580D" w:rsidR="00EB580D" w:rsidP="0007018C" w:rsidRDefault="00B407C9" w14:paraId="634F45EB" w14:textId="4AB2E22D">
                  <w:pPr>
                    <w:ind w:left="720"/>
                  </w:pPr>
                  <w:r>
                    <w:rPr>
                      <w:b/>
                      <w:bCs/>
                      <w:iCs/>
                    </w:rPr>
                    <w:t>And</w:t>
                  </w:r>
                  <w:r>
                    <w:rPr>
                      <w:iCs/>
                    </w:rPr>
                    <w:t xml:space="preserve"> the email is in all lower-case</w:t>
                  </w:r>
                </w:p>
              </w:tc>
            </w:tr>
          </w:tbl>
          <w:p w:rsidRPr="005268E5" w:rsidR="00B328B9" w:rsidP="004779B6" w:rsidRDefault="00B328B9" w14:paraId="1CD12EA8" w14:textId="77777777"/>
          <w:p w:rsidRPr="005268E5" w:rsidR="00B328B9" w:rsidP="004779B6" w:rsidRDefault="00B328B9" w14:paraId="1FF7A0D9" w14:textId="77777777">
            <w:pPr>
              <w:pStyle w:val="Heading3"/>
              <w:jc w:val="center"/>
            </w:pPr>
            <w:r w:rsidRPr="005268E5">
              <w:t>Failure scenarios</w:t>
            </w:r>
          </w:p>
          <w:tbl>
            <w:tblPr>
              <w:tblStyle w:val="TableGrid"/>
              <w:tblW w:w="0" w:type="auto"/>
              <w:tblLook w:val="04A0" w:firstRow="1" w:lastRow="0" w:firstColumn="1" w:lastColumn="0" w:noHBand="0" w:noVBand="1"/>
            </w:tblPr>
            <w:tblGrid>
              <w:gridCol w:w="4691"/>
              <w:gridCol w:w="4691"/>
            </w:tblGrid>
            <w:tr w:rsidRPr="005268E5" w:rsidR="008173A1" w:rsidTr="00495CB3" w14:paraId="4DBFDCF0" w14:textId="77777777">
              <w:trPr>
                <w:cantSplit/>
              </w:trPr>
              <w:tc>
                <w:tcPr>
                  <w:tcW w:w="4691" w:type="dxa"/>
                </w:tcPr>
                <w:p w:rsidR="008173A1" w:rsidP="008173A1" w:rsidRDefault="008173A1" w14:paraId="2A168595" w14:textId="51EF243E">
                  <w:pPr>
                    <w:rPr>
                      <w:b/>
                    </w:rPr>
                  </w:pPr>
                  <w:r>
                    <w:rPr>
                      <w:b/>
                    </w:rPr>
                    <w:t>F1</w:t>
                  </w:r>
                  <w:r w:rsidR="00BD1181">
                    <w:rPr>
                      <w:b/>
                    </w:rPr>
                    <w:t xml:space="preserve"> – Incorrect email domain</w:t>
                  </w:r>
                </w:p>
                <w:p w:rsidR="008173A1" w:rsidP="008173A1" w:rsidRDefault="008173A1" w14:paraId="3D0F7C6C" w14:textId="77777777">
                  <w:pPr>
                    <w:rPr>
                      <w:b/>
                    </w:rPr>
                  </w:pPr>
                  <w:r w:rsidRPr="00020C1C">
                    <w:rPr>
                      <w:b/>
                      <w:u w:val="single"/>
                    </w:rPr>
                    <w:t>Given</w:t>
                  </w:r>
                  <w:r>
                    <w:rPr>
                      <w:b/>
                    </w:rPr>
                    <w:t xml:space="preserve"> </w:t>
                  </w:r>
                  <w:r w:rsidRPr="00020C1C">
                    <w:t>email</w:t>
                  </w:r>
                </w:p>
                <w:p w:rsidR="008173A1" w:rsidP="00DB6376" w:rsidRDefault="008173A1" w14:paraId="1625062A" w14:textId="77777777">
                  <w:pPr>
                    <w:ind w:left="720"/>
                  </w:pPr>
                  <w:r w:rsidRPr="009B2D7D">
                    <w:rPr>
                      <w:b/>
                    </w:rPr>
                    <w:t>And</w:t>
                  </w:r>
                  <w:r>
                    <w:t xml:space="preserve"> email does not end with “@via.dk”</w:t>
                  </w:r>
                </w:p>
                <w:p w:rsidR="008173A1" w:rsidP="008173A1" w:rsidRDefault="008173A1" w14:paraId="256A4550" w14:textId="77777777">
                  <w:r w:rsidRPr="00351A68">
                    <w:rPr>
                      <w:b/>
                      <w:u w:val="single"/>
                    </w:rPr>
                    <w:t>When</w:t>
                  </w:r>
                  <w:r w:rsidRPr="005268E5">
                    <w:rPr>
                      <w:b/>
                    </w:rPr>
                    <w:t xml:space="preserve"> </w:t>
                  </w:r>
                  <w:r>
                    <w:t>Anon chooses to register with otherwise valid values</w:t>
                  </w:r>
                </w:p>
                <w:p w:rsidRPr="00E409D5" w:rsidR="00843046" w:rsidP="00843046" w:rsidRDefault="00DC7BE0" w14:paraId="456E6F5A" w14:textId="3BF693BA">
                  <w:pPr>
                    <w:rPr>
                      <w:rFonts w:ascii="Consolas" w:hAnsi="Consolas"/>
                    </w:rPr>
                  </w:pPr>
                  <w:r>
                    <w:rPr>
                      <w:rFonts w:ascii="Consolas" w:hAnsi="Consolas"/>
                    </w:rPr>
                    <w:t xml:space="preserve">    </w:t>
                  </w:r>
                  <w:r w:rsidRPr="00E409D5" w:rsidR="00843046">
                    <w:rPr>
                      <w:rFonts w:ascii="Consolas" w:hAnsi="Consolas"/>
                    </w:rPr>
                    <w:t xml:space="preserve">| </w:t>
                  </w:r>
                  <w:r w:rsidR="00843046">
                    <w:rPr>
                      <w:rFonts w:ascii="Consolas" w:hAnsi="Consolas"/>
                    </w:rPr>
                    <w:t>trmo@</w:t>
                  </w:r>
                  <w:r w:rsidR="00FA1458">
                    <w:rPr>
                      <w:rFonts w:ascii="Consolas" w:hAnsi="Consolas"/>
                    </w:rPr>
                    <w:t>gmail</w:t>
                  </w:r>
                  <w:r w:rsidR="00843046">
                    <w:rPr>
                      <w:rFonts w:ascii="Consolas" w:hAnsi="Consolas"/>
                    </w:rPr>
                    <w:t>.</w:t>
                  </w:r>
                  <w:r w:rsidR="00FA1458">
                    <w:rPr>
                      <w:rFonts w:ascii="Consolas" w:hAnsi="Consolas"/>
                    </w:rPr>
                    <w:t>com</w:t>
                  </w:r>
                  <w:r w:rsidR="00843046">
                    <w:rPr>
                      <w:rFonts w:ascii="Consolas" w:hAnsi="Consolas"/>
                    </w:rPr>
                    <w:t xml:space="preserve"> </w:t>
                  </w:r>
                  <w:r w:rsidRPr="00E409D5" w:rsidR="00843046">
                    <w:rPr>
                      <w:rFonts w:ascii="Consolas" w:hAnsi="Consolas"/>
                    </w:rPr>
                    <w:t>|</w:t>
                  </w:r>
                </w:p>
                <w:p w:rsidRPr="00E409D5" w:rsidR="00843046" w:rsidP="00843046" w:rsidRDefault="00843046" w14:paraId="70992D66" w14:textId="41C84AA6">
                  <w:pPr>
                    <w:rPr>
                      <w:rFonts w:ascii="Consolas" w:hAnsi="Consolas"/>
                    </w:rPr>
                  </w:pPr>
                  <w:r w:rsidRPr="00E409D5">
                    <w:rPr>
                      <w:rFonts w:ascii="Consolas" w:hAnsi="Consolas"/>
                    </w:rPr>
                    <w:t xml:space="preserve">    | </w:t>
                  </w:r>
                  <w:r>
                    <w:rPr>
                      <w:rFonts w:ascii="Consolas" w:hAnsi="Consolas"/>
                    </w:rPr>
                    <w:t>trmo@via</w:t>
                  </w:r>
                  <w:r w:rsidR="00FA1458">
                    <w:rPr>
                      <w:rFonts w:ascii="Consolas" w:hAnsi="Consolas"/>
                    </w:rPr>
                    <w:t>u</w:t>
                  </w:r>
                  <w:r w:rsidR="00BF157B">
                    <w:rPr>
                      <w:rFonts w:ascii="Consolas" w:hAnsi="Consolas"/>
                    </w:rPr>
                    <w:t>c</w:t>
                  </w:r>
                  <w:r>
                    <w:rPr>
                      <w:rFonts w:ascii="Consolas" w:hAnsi="Consolas"/>
                    </w:rPr>
                    <w:t xml:space="preserve">.dk </w:t>
                  </w:r>
                  <w:r w:rsidR="00FA1458">
                    <w:rPr>
                      <w:rFonts w:ascii="Consolas" w:hAnsi="Consolas"/>
                    </w:rPr>
                    <w:t xml:space="preserve"> </w:t>
                  </w:r>
                  <w:r w:rsidRPr="00E409D5">
                    <w:rPr>
                      <w:rFonts w:ascii="Consolas" w:hAnsi="Consolas"/>
                    </w:rPr>
                    <w:t>|</w:t>
                  </w:r>
                </w:p>
                <w:p w:rsidRPr="00E409D5" w:rsidR="00843046" w:rsidP="00843046" w:rsidRDefault="00843046" w14:paraId="5754FD7E" w14:textId="77E7BEC1">
                  <w:pPr>
                    <w:rPr>
                      <w:rFonts w:ascii="Consolas" w:hAnsi="Consolas"/>
                    </w:rPr>
                  </w:pPr>
                  <w:r w:rsidRPr="00E409D5">
                    <w:rPr>
                      <w:rFonts w:ascii="Consolas" w:hAnsi="Consolas"/>
                    </w:rPr>
                    <w:t xml:space="preserve">    | </w:t>
                  </w:r>
                  <w:r>
                    <w:rPr>
                      <w:rFonts w:ascii="Consolas" w:hAnsi="Consolas"/>
                    </w:rPr>
                    <w:t>trmo@via.</w:t>
                  </w:r>
                  <w:r w:rsidR="00FA1458">
                    <w:rPr>
                      <w:rFonts w:ascii="Consolas" w:hAnsi="Consolas"/>
                    </w:rPr>
                    <w:t>com</w:t>
                  </w:r>
                  <w:r>
                    <w:rPr>
                      <w:rFonts w:ascii="Consolas" w:hAnsi="Consolas"/>
                    </w:rPr>
                    <w:t xml:space="preserve"> </w:t>
                  </w:r>
                  <w:r w:rsidR="00FA1458">
                    <w:rPr>
                      <w:rFonts w:ascii="Consolas" w:hAnsi="Consolas"/>
                    </w:rPr>
                    <w:t xml:space="preserve">  </w:t>
                  </w:r>
                  <w:r w:rsidRPr="00E409D5">
                    <w:rPr>
                      <w:rFonts w:ascii="Consolas" w:hAnsi="Consolas"/>
                    </w:rPr>
                    <w:t>|</w:t>
                  </w:r>
                </w:p>
                <w:p w:rsidRPr="00020C1C" w:rsidR="008173A1" w:rsidP="008173A1" w:rsidRDefault="008173A1" w14:paraId="78F1CF8C" w14:textId="77777777">
                  <w:r w:rsidRPr="00020C1C">
                    <w:rPr>
                      <w:b/>
                      <w:u w:val="single"/>
                    </w:rPr>
                    <w:t>Then</w:t>
                  </w:r>
                  <w:r>
                    <w:t xml:space="preserve"> the request is rejected, an error message is provided saying only people with a VIA mail can register</w:t>
                  </w:r>
                </w:p>
              </w:tc>
              <w:tc>
                <w:tcPr>
                  <w:tcW w:w="4691" w:type="dxa"/>
                </w:tcPr>
                <w:p w:rsidR="008173A1" w:rsidP="008173A1" w:rsidRDefault="008173A1" w14:paraId="6FB4249E" w14:textId="3327D65E">
                  <w:pPr>
                    <w:rPr>
                      <w:b/>
                    </w:rPr>
                  </w:pPr>
                  <w:r>
                    <w:rPr>
                      <w:b/>
                    </w:rPr>
                    <w:t>F2</w:t>
                  </w:r>
                  <w:r w:rsidR="00BD1181">
                    <w:rPr>
                      <w:b/>
                    </w:rPr>
                    <w:t xml:space="preserve"> – Incorrect email format</w:t>
                  </w:r>
                </w:p>
                <w:p w:rsidRPr="00020C1C" w:rsidR="008173A1" w:rsidP="008173A1" w:rsidRDefault="008173A1" w14:paraId="6CEDBDDA" w14:textId="77777777">
                  <w:r w:rsidRPr="00020C1C">
                    <w:rPr>
                      <w:b/>
                      <w:u w:val="single"/>
                    </w:rPr>
                    <w:t>Given</w:t>
                  </w:r>
                  <w:r>
                    <w:rPr>
                      <w:b/>
                    </w:rPr>
                    <w:t xml:space="preserve"> </w:t>
                  </w:r>
                  <w:r>
                    <w:t>email</w:t>
                  </w:r>
                </w:p>
                <w:p w:rsidR="008173A1" w:rsidP="007570F0" w:rsidRDefault="008173A1" w14:paraId="77994928" w14:textId="77777777">
                  <w:pPr>
                    <w:ind w:left="720"/>
                  </w:pPr>
                  <w:r w:rsidRPr="00020C1C">
                    <w:rPr>
                      <w:b/>
                    </w:rPr>
                    <w:t>And</w:t>
                  </w:r>
                  <w:r>
                    <w:t xml:space="preserve"> email is not in correct format (see S1)</w:t>
                  </w:r>
                </w:p>
                <w:p w:rsidR="00E11B2D" w:rsidP="00DC7BE0" w:rsidRDefault="00E11B2D" w14:paraId="09C0DE03" w14:textId="67F3CC61">
                  <w:pPr>
                    <w:rPr>
                      <w:rFonts w:ascii="Consolas" w:hAnsi="Consolas"/>
                    </w:rPr>
                  </w:pPr>
                  <w:r>
                    <w:rPr>
                      <w:rFonts w:ascii="Consolas" w:hAnsi="Consolas"/>
                    </w:rPr>
                    <w:t xml:space="preserve">    | </w:t>
                  </w:r>
                  <w:r w:rsidR="006471EB">
                    <w:rPr>
                      <w:rFonts w:ascii="Consolas" w:hAnsi="Consolas"/>
                    </w:rPr>
                    <w:t>@via.dk</w:t>
                  </w:r>
                  <w:r>
                    <w:rPr>
                      <w:rFonts w:ascii="Consolas" w:hAnsi="Consolas"/>
                    </w:rPr>
                    <w:t xml:space="preserve"> </w:t>
                  </w:r>
                  <w:r w:rsidR="00535F8E">
                    <w:rPr>
                      <w:rFonts w:ascii="Consolas" w:hAnsi="Consolas"/>
                    </w:rPr>
                    <w:t xml:space="preserve">    </w:t>
                  </w:r>
                  <w:r>
                    <w:rPr>
                      <w:rFonts w:ascii="Consolas" w:hAnsi="Consolas"/>
                    </w:rPr>
                    <w:t>|</w:t>
                  </w:r>
                </w:p>
                <w:p w:rsidR="00E11B2D" w:rsidP="00DC7BE0" w:rsidRDefault="00E11B2D" w14:paraId="4711CE10" w14:textId="6077B0B5">
                  <w:pPr>
                    <w:rPr>
                      <w:rFonts w:ascii="Consolas" w:hAnsi="Consolas"/>
                    </w:rPr>
                  </w:pPr>
                  <w:r>
                    <w:rPr>
                      <w:rFonts w:ascii="Consolas" w:hAnsi="Consolas"/>
                    </w:rPr>
                    <w:t xml:space="preserve">    | </w:t>
                  </w:r>
                  <w:r w:rsidR="006471EB">
                    <w:rPr>
                      <w:rFonts w:ascii="Consolas" w:hAnsi="Consolas"/>
                    </w:rPr>
                    <w:t>trmo@via</w:t>
                  </w:r>
                  <w:r>
                    <w:rPr>
                      <w:rFonts w:ascii="Consolas" w:hAnsi="Consolas"/>
                    </w:rPr>
                    <w:t xml:space="preserve">   </w:t>
                  </w:r>
                  <w:r w:rsidR="00535F8E">
                    <w:rPr>
                      <w:rFonts w:ascii="Consolas" w:hAnsi="Consolas"/>
                    </w:rPr>
                    <w:t xml:space="preserve"> </w:t>
                  </w:r>
                  <w:r>
                    <w:rPr>
                      <w:rFonts w:ascii="Consolas" w:hAnsi="Consolas"/>
                    </w:rPr>
                    <w:t>|</w:t>
                  </w:r>
                </w:p>
                <w:p w:rsidR="00E11B2D" w:rsidP="00DC7BE0" w:rsidRDefault="00E11B2D" w14:paraId="111B25C4" w14:textId="402321F4">
                  <w:r>
                    <w:rPr>
                      <w:rFonts w:ascii="Consolas" w:hAnsi="Consolas"/>
                    </w:rPr>
                    <w:t xml:space="preserve">    | </w:t>
                  </w:r>
                  <w:r w:rsidR="006471EB">
                    <w:rPr>
                      <w:rFonts w:ascii="Consolas" w:hAnsi="Consolas"/>
                    </w:rPr>
                    <w:t>trmo@viadk</w:t>
                  </w:r>
                  <w:r>
                    <w:rPr>
                      <w:rFonts w:ascii="Consolas" w:hAnsi="Consolas"/>
                    </w:rPr>
                    <w:t xml:space="preserve">  |</w:t>
                  </w:r>
                </w:p>
                <w:p w:rsidR="00535F8E" w:rsidP="00DC7BE0" w:rsidRDefault="00535F8E" w14:paraId="3AF6067A" w14:textId="035EA1F4">
                  <w:r>
                    <w:rPr>
                      <w:rFonts w:ascii="Consolas" w:hAnsi="Consolas"/>
                    </w:rPr>
                    <w:t xml:space="preserve">    | trmo@.dk    |</w:t>
                  </w:r>
                </w:p>
                <w:p w:rsidR="00535F8E" w:rsidP="00DC7BE0" w:rsidRDefault="00535F8E" w14:paraId="736D6F1D" w14:textId="21BC1C6C">
                  <w:r>
                    <w:rPr>
                      <w:rFonts w:ascii="Consolas" w:hAnsi="Consolas"/>
                    </w:rPr>
                    <w:t xml:space="preserve">    | trmo.via.dk |</w:t>
                  </w:r>
                </w:p>
                <w:p w:rsidR="00535F8E" w:rsidP="00DC7BE0" w:rsidRDefault="00535F8E" w14:paraId="14595000" w14:textId="0EF48945">
                  <w:r>
                    <w:rPr>
                      <w:rFonts w:ascii="Consolas" w:hAnsi="Consolas"/>
                    </w:rPr>
                    <w:t xml:space="preserve">    | trmoviadk   |</w:t>
                  </w:r>
                </w:p>
                <w:p w:rsidRPr="00320DFC" w:rsidR="008173A1" w:rsidP="008173A1" w:rsidRDefault="008173A1" w14:paraId="4E987233" w14:textId="77777777">
                  <w:pPr>
                    <w:rPr>
                      <w:rFonts w:ascii="Consolas" w:hAnsi="Consolas"/>
                    </w:rPr>
                  </w:pPr>
                  <w:r w:rsidRPr="00351A68">
                    <w:rPr>
                      <w:b/>
                      <w:u w:val="single"/>
                    </w:rPr>
                    <w:t>When</w:t>
                  </w:r>
                  <w:r w:rsidRPr="005268E5">
                    <w:rPr>
                      <w:b/>
                    </w:rPr>
                    <w:t xml:space="preserve"> </w:t>
                  </w:r>
                  <w:r>
                    <w:t>Anon chooses to register with otherwise valid values</w:t>
                  </w:r>
                </w:p>
                <w:p w:rsidRPr="005268E5" w:rsidR="008173A1" w:rsidP="008173A1" w:rsidRDefault="008173A1" w14:paraId="4961F34E" w14:textId="77777777">
                  <w:r w:rsidRPr="00020C1C">
                    <w:rPr>
                      <w:b/>
                      <w:u w:val="single"/>
                    </w:rPr>
                    <w:t>Then</w:t>
                  </w:r>
                  <w:r>
                    <w:t xml:space="preserve"> the request is rejected, an error message is provided explaining the problem with the email</w:t>
                  </w:r>
                </w:p>
              </w:tc>
            </w:tr>
            <w:tr w:rsidRPr="005268E5" w:rsidR="00581FAC" w:rsidTr="00495CB3" w14:paraId="75FF4A3B" w14:textId="77777777">
              <w:trPr>
                <w:cantSplit/>
              </w:trPr>
              <w:tc>
                <w:tcPr>
                  <w:tcW w:w="4691" w:type="dxa"/>
                </w:tcPr>
                <w:p w:rsidR="00581FAC" w:rsidP="00581FAC" w:rsidRDefault="00581FAC" w14:paraId="261070DB" w14:textId="466033A3">
                  <w:pPr>
                    <w:rPr>
                      <w:b/>
                    </w:rPr>
                  </w:pPr>
                  <w:r>
                    <w:rPr>
                      <w:b/>
                    </w:rPr>
                    <w:t>F3</w:t>
                  </w:r>
                  <w:r w:rsidR="00BD1181">
                    <w:rPr>
                      <w:b/>
                    </w:rPr>
                    <w:t xml:space="preserve"> – Email is empty</w:t>
                  </w:r>
                </w:p>
                <w:p w:rsidRPr="00020C1C" w:rsidR="00581FAC" w:rsidP="00581FAC" w:rsidRDefault="00581FAC" w14:paraId="5FC65819" w14:textId="77777777">
                  <w:r w:rsidRPr="00020C1C">
                    <w:rPr>
                      <w:b/>
                      <w:u w:val="single"/>
                    </w:rPr>
                    <w:t>Given</w:t>
                  </w:r>
                  <w:r>
                    <w:rPr>
                      <w:b/>
                    </w:rPr>
                    <w:t xml:space="preserve"> </w:t>
                  </w:r>
                  <w:r>
                    <w:t>email</w:t>
                  </w:r>
                </w:p>
                <w:p w:rsidR="00581FAC" w:rsidP="00DB6376" w:rsidRDefault="00581FAC" w14:paraId="572EAF6A" w14:textId="7E144B9B">
                  <w:pPr>
                    <w:ind w:left="720"/>
                  </w:pPr>
                  <w:r w:rsidRPr="00020C1C">
                    <w:rPr>
                      <w:b/>
                    </w:rPr>
                    <w:t>And</w:t>
                  </w:r>
                  <w:r>
                    <w:t xml:space="preserve"> </w:t>
                  </w:r>
                  <w:r w:rsidR="00F9589C">
                    <w:t>email is</w:t>
                  </w:r>
                  <w:r>
                    <w:t xml:space="preserve"> </w:t>
                  </w:r>
                  <w:r w:rsidR="00240E8D">
                    <w:t>empty</w:t>
                  </w:r>
                </w:p>
                <w:p w:rsidR="00240E8D" w:rsidP="00DC7BE0" w:rsidRDefault="00DC7BE0" w14:paraId="37DD81CB" w14:textId="0EEDC8E7">
                  <w:pPr>
                    <w:rPr>
                      <w:rFonts w:ascii="Consolas" w:hAnsi="Consolas"/>
                    </w:rPr>
                  </w:pPr>
                  <w:r>
                    <w:rPr>
                      <w:rFonts w:ascii="Consolas" w:hAnsi="Consolas"/>
                    </w:rPr>
                    <w:t xml:space="preserve">    </w:t>
                  </w:r>
                  <w:r w:rsidR="00240E8D">
                    <w:rPr>
                      <w:rFonts w:ascii="Consolas" w:hAnsi="Consolas"/>
                    </w:rPr>
                    <w:t>| null |</w:t>
                  </w:r>
                </w:p>
                <w:p w:rsidR="00240E8D" w:rsidP="00DC7BE0" w:rsidRDefault="00240E8D" w14:paraId="5F9DE84A" w14:textId="1122169C">
                  <w:pPr>
                    <w:rPr>
                      <w:rFonts w:ascii="Consolas" w:hAnsi="Consolas"/>
                    </w:rPr>
                  </w:pPr>
                  <w:r>
                    <w:rPr>
                      <w:rFonts w:ascii="Consolas" w:hAnsi="Consolas"/>
                    </w:rPr>
                    <w:t xml:space="preserve">    | ““   |</w:t>
                  </w:r>
                </w:p>
                <w:p w:rsidR="00240E8D" w:rsidP="00DC7BE0" w:rsidRDefault="00240E8D" w14:paraId="183BC705" w14:textId="5BBED2E2">
                  <w:r>
                    <w:rPr>
                      <w:rFonts w:ascii="Consolas" w:hAnsi="Consolas"/>
                    </w:rPr>
                    <w:t xml:space="preserve">    | “ “  |</w:t>
                  </w:r>
                </w:p>
                <w:p w:rsidRPr="00320DFC" w:rsidR="00581FAC" w:rsidP="00581FAC" w:rsidRDefault="00581FAC" w14:paraId="350C6AC6" w14:textId="77777777">
                  <w:pPr>
                    <w:rPr>
                      <w:rFonts w:ascii="Consolas" w:hAnsi="Consolas"/>
                    </w:rPr>
                  </w:pPr>
                  <w:r w:rsidRPr="00351A68">
                    <w:rPr>
                      <w:b/>
                      <w:u w:val="single"/>
                    </w:rPr>
                    <w:t>When</w:t>
                  </w:r>
                  <w:r w:rsidRPr="005268E5">
                    <w:rPr>
                      <w:b/>
                    </w:rPr>
                    <w:t xml:space="preserve"> </w:t>
                  </w:r>
                  <w:r>
                    <w:t>Anon chooses to register with otherwise valid values</w:t>
                  </w:r>
                </w:p>
                <w:p w:rsidR="00581FAC" w:rsidP="00581FAC" w:rsidRDefault="00581FAC" w14:paraId="54E3194A" w14:textId="3868EBAC">
                  <w:pPr>
                    <w:rPr>
                      <w:b/>
                    </w:rPr>
                  </w:pPr>
                  <w:r w:rsidRPr="00020C1C">
                    <w:rPr>
                      <w:b/>
                      <w:u w:val="single"/>
                    </w:rPr>
                    <w:t>Then</w:t>
                  </w:r>
                  <w:r>
                    <w:t xml:space="preserve"> the request is rejected, an error message is provided explaining the problem with the email</w:t>
                  </w:r>
                </w:p>
              </w:tc>
              <w:tc>
                <w:tcPr>
                  <w:tcW w:w="4691" w:type="dxa"/>
                </w:tcPr>
                <w:p w:rsidR="00436ADD" w:rsidP="00436ADD" w:rsidRDefault="00436ADD" w14:paraId="0A40497C" w14:textId="0F1F9B67">
                  <w:pPr>
                    <w:rPr>
                      <w:b/>
                    </w:rPr>
                  </w:pPr>
                  <w:r>
                    <w:rPr>
                      <w:b/>
                    </w:rPr>
                    <w:t>F</w:t>
                  </w:r>
                  <w:r w:rsidR="008C6153">
                    <w:rPr>
                      <w:b/>
                    </w:rPr>
                    <w:t>4</w:t>
                  </w:r>
                  <w:r>
                    <w:rPr>
                      <w:b/>
                    </w:rPr>
                    <w:t xml:space="preserve"> – Invalid image URI</w:t>
                  </w:r>
                </w:p>
                <w:p w:rsidR="00436ADD" w:rsidP="00436ADD" w:rsidRDefault="00436ADD" w14:paraId="5F4FDB75" w14:textId="77777777">
                  <w:pPr>
                    <w:rPr>
                      <w:b/>
                    </w:rPr>
                  </w:pPr>
                  <w:r w:rsidRPr="00020C1C">
                    <w:rPr>
                      <w:b/>
                      <w:u w:val="single"/>
                    </w:rPr>
                    <w:t>Given</w:t>
                  </w:r>
                  <w:r>
                    <w:rPr>
                      <w:b/>
                    </w:rPr>
                    <w:t xml:space="preserve"> </w:t>
                  </w:r>
                  <w:r>
                    <w:t>profile picture URI</w:t>
                  </w:r>
                </w:p>
                <w:p w:rsidR="00436ADD" w:rsidP="00436ADD" w:rsidRDefault="00436ADD" w14:paraId="15A3074D" w14:textId="77777777">
                  <w:pPr>
                    <w:ind w:left="720"/>
                  </w:pPr>
                  <w:r w:rsidRPr="009B2D7D">
                    <w:rPr>
                      <w:b/>
                    </w:rPr>
                    <w:t>And</w:t>
                  </w:r>
                  <w:r>
                    <w:t xml:space="preserve"> the URI is not a valid format (just check null or empty string)</w:t>
                  </w:r>
                </w:p>
                <w:p w:rsidRPr="00320DFC" w:rsidR="00436ADD" w:rsidP="00436ADD" w:rsidRDefault="00436ADD" w14:paraId="2A5BC8C0" w14:textId="77777777">
                  <w:pPr>
                    <w:rPr>
                      <w:rFonts w:ascii="Consolas" w:hAnsi="Consolas"/>
                    </w:rPr>
                  </w:pPr>
                  <w:r w:rsidRPr="00351A68">
                    <w:rPr>
                      <w:b/>
                      <w:u w:val="single"/>
                    </w:rPr>
                    <w:t>When</w:t>
                  </w:r>
                  <w:r w:rsidRPr="005268E5">
                    <w:rPr>
                      <w:b/>
                    </w:rPr>
                    <w:t xml:space="preserve"> </w:t>
                  </w:r>
                  <w:r>
                    <w:t>Anon chooses to register with otherwise valid values</w:t>
                  </w:r>
                </w:p>
                <w:p w:rsidR="00581FAC" w:rsidP="00436ADD" w:rsidRDefault="00436ADD" w14:paraId="274DFD68" w14:textId="1E3134EF">
                  <w:pPr>
                    <w:rPr>
                      <w:b/>
                    </w:rPr>
                  </w:pPr>
                  <w:r w:rsidRPr="00020C1C">
                    <w:rPr>
                      <w:b/>
                      <w:u w:val="single"/>
                    </w:rPr>
                    <w:t>Then</w:t>
                  </w:r>
                  <w:r>
                    <w:t xml:space="preserve"> the request is rejected, an error message is provided explaining url has incorrect format</w:t>
                  </w:r>
                </w:p>
              </w:tc>
            </w:tr>
            <w:tr w:rsidRPr="005268E5" w:rsidR="008173A1" w:rsidTr="00495CB3" w14:paraId="4ED3B4AA" w14:textId="77777777">
              <w:trPr>
                <w:cantSplit/>
              </w:trPr>
              <w:tc>
                <w:tcPr>
                  <w:tcW w:w="4691" w:type="dxa"/>
                </w:tcPr>
                <w:p w:rsidR="008173A1" w:rsidP="008173A1" w:rsidRDefault="008173A1" w14:paraId="548BC8B7" w14:textId="2E660A95">
                  <w:pPr>
                    <w:rPr>
                      <w:b/>
                    </w:rPr>
                  </w:pPr>
                  <w:r>
                    <w:rPr>
                      <w:b/>
                    </w:rPr>
                    <w:t>F</w:t>
                  </w:r>
                  <w:r w:rsidR="008C6153">
                    <w:rPr>
                      <w:b/>
                    </w:rPr>
                    <w:t>5</w:t>
                  </w:r>
                  <w:r w:rsidR="00BD1181">
                    <w:rPr>
                      <w:b/>
                    </w:rPr>
                    <w:t xml:space="preserve"> – First name is invalid</w:t>
                  </w:r>
                </w:p>
                <w:p w:rsidR="008173A1" w:rsidP="008173A1" w:rsidRDefault="008173A1" w14:paraId="119FF30B" w14:textId="77777777">
                  <w:pPr>
                    <w:rPr>
                      <w:b/>
                    </w:rPr>
                  </w:pPr>
                  <w:r w:rsidRPr="00020C1C">
                    <w:rPr>
                      <w:b/>
                      <w:u w:val="single"/>
                    </w:rPr>
                    <w:t>Given</w:t>
                  </w:r>
                  <w:r>
                    <w:rPr>
                      <w:b/>
                    </w:rPr>
                    <w:t xml:space="preserve"> </w:t>
                  </w:r>
                  <w:r>
                    <w:t>first name</w:t>
                  </w:r>
                </w:p>
                <w:p w:rsidR="008173A1" w:rsidP="00DB6376" w:rsidRDefault="008173A1" w14:paraId="403BA950" w14:textId="77777777">
                  <w:pPr>
                    <w:ind w:left="720"/>
                  </w:pPr>
                  <w:r w:rsidRPr="009B2D7D">
                    <w:rPr>
                      <w:b/>
                    </w:rPr>
                    <w:t>And</w:t>
                  </w:r>
                  <w:r>
                    <w:t xml:space="preserve"> first name is invalid (see S1)</w:t>
                  </w:r>
                </w:p>
                <w:p w:rsidRPr="00320DFC" w:rsidR="008173A1" w:rsidP="008173A1" w:rsidRDefault="008173A1" w14:paraId="4BDB445E" w14:textId="77777777">
                  <w:pPr>
                    <w:rPr>
                      <w:rFonts w:ascii="Consolas" w:hAnsi="Consolas"/>
                    </w:rPr>
                  </w:pPr>
                  <w:r w:rsidRPr="00351A68">
                    <w:rPr>
                      <w:b/>
                      <w:u w:val="single"/>
                    </w:rPr>
                    <w:t>When</w:t>
                  </w:r>
                  <w:r w:rsidRPr="005268E5">
                    <w:rPr>
                      <w:b/>
                    </w:rPr>
                    <w:t xml:space="preserve"> </w:t>
                  </w:r>
                  <w:r>
                    <w:t>Anon chooses to register with otherwise valid values</w:t>
                  </w:r>
                </w:p>
                <w:p w:rsidR="008173A1" w:rsidP="008173A1" w:rsidRDefault="008173A1" w14:paraId="35DAAFFA" w14:textId="77777777">
                  <w:pPr>
                    <w:rPr>
                      <w:b/>
                    </w:rPr>
                  </w:pPr>
                  <w:r w:rsidRPr="00020C1C">
                    <w:rPr>
                      <w:b/>
                      <w:u w:val="single"/>
                    </w:rPr>
                    <w:t>Then</w:t>
                  </w:r>
                  <w:r>
                    <w:t xml:space="preserve"> the request is rejected, an error message is provided explaining the rules for first name</w:t>
                  </w:r>
                </w:p>
              </w:tc>
              <w:tc>
                <w:tcPr>
                  <w:tcW w:w="4691" w:type="dxa"/>
                </w:tcPr>
                <w:p w:rsidR="008173A1" w:rsidP="008173A1" w:rsidRDefault="008173A1" w14:paraId="219DDDE4" w14:textId="7CC163B4">
                  <w:pPr>
                    <w:rPr>
                      <w:b/>
                    </w:rPr>
                  </w:pPr>
                  <w:r>
                    <w:rPr>
                      <w:b/>
                    </w:rPr>
                    <w:t>F</w:t>
                  </w:r>
                  <w:r w:rsidR="008C6153">
                    <w:rPr>
                      <w:b/>
                    </w:rPr>
                    <w:t>6</w:t>
                  </w:r>
                  <w:r w:rsidR="00BD1181">
                    <w:rPr>
                      <w:b/>
                    </w:rPr>
                    <w:t xml:space="preserve"> – Last name is invalid</w:t>
                  </w:r>
                </w:p>
                <w:p w:rsidR="008173A1" w:rsidP="008173A1" w:rsidRDefault="008173A1" w14:paraId="40564606" w14:textId="77777777">
                  <w:pPr>
                    <w:rPr>
                      <w:b/>
                    </w:rPr>
                  </w:pPr>
                  <w:r w:rsidRPr="00020C1C">
                    <w:rPr>
                      <w:b/>
                      <w:u w:val="single"/>
                    </w:rPr>
                    <w:t>Given</w:t>
                  </w:r>
                  <w:r>
                    <w:rPr>
                      <w:b/>
                    </w:rPr>
                    <w:t xml:space="preserve"> </w:t>
                  </w:r>
                  <w:r w:rsidRPr="009B2D7D">
                    <w:t>last</w:t>
                  </w:r>
                  <w:r>
                    <w:t xml:space="preserve"> name</w:t>
                  </w:r>
                </w:p>
                <w:p w:rsidR="008173A1" w:rsidP="00DB6376" w:rsidRDefault="008173A1" w14:paraId="48C937FC" w14:textId="77777777">
                  <w:pPr>
                    <w:ind w:left="720"/>
                  </w:pPr>
                  <w:r w:rsidRPr="009B2D7D">
                    <w:rPr>
                      <w:b/>
                    </w:rPr>
                    <w:t>And</w:t>
                  </w:r>
                  <w:r>
                    <w:t xml:space="preserve"> last name is invalid (see S1)</w:t>
                  </w:r>
                </w:p>
                <w:p w:rsidRPr="00320DFC" w:rsidR="008173A1" w:rsidP="008173A1" w:rsidRDefault="008173A1" w14:paraId="6A759649" w14:textId="77777777">
                  <w:pPr>
                    <w:rPr>
                      <w:rFonts w:ascii="Consolas" w:hAnsi="Consolas"/>
                    </w:rPr>
                  </w:pPr>
                  <w:r w:rsidRPr="00351A68">
                    <w:rPr>
                      <w:b/>
                      <w:u w:val="single"/>
                    </w:rPr>
                    <w:t>When</w:t>
                  </w:r>
                  <w:r w:rsidRPr="005268E5">
                    <w:rPr>
                      <w:b/>
                    </w:rPr>
                    <w:t xml:space="preserve"> </w:t>
                  </w:r>
                  <w:r>
                    <w:t>Anon chooses to register with otherwise valid values</w:t>
                  </w:r>
                </w:p>
                <w:p w:rsidR="008173A1" w:rsidP="008173A1" w:rsidRDefault="008173A1" w14:paraId="3C136342" w14:textId="77777777">
                  <w:pPr>
                    <w:rPr>
                      <w:b/>
                    </w:rPr>
                  </w:pPr>
                  <w:r w:rsidRPr="00020C1C">
                    <w:rPr>
                      <w:b/>
                      <w:u w:val="single"/>
                    </w:rPr>
                    <w:t>Then</w:t>
                  </w:r>
                  <w:r>
                    <w:t xml:space="preserve"> the request is rejected, an error message is provided explaining the rules for last name</w:t>
                  </w:r>
                </w:p>
              </w:tc>
            </w:tr>
            <w:tr w:rsidRPr="005268E5" w:rsidR="008173A1" w:rsidTr="00495CB3" w14:paraId="130FAFD2" w14:textId="77777777">
              <w:trPr>
                <w:cantSplit/>
              </w:trPr>
              <w:tc>
                <w:tcPr>
                  <w:tcW w:w="4691" w:type="dxa"/>
                </w:tcPr>
                <w:p w:rsidR="008A045D" w:rsidP="008173A1" w:rsidRDefault="008A045D" w14:paraId="74B903DE" w14:textId="6CF391E5">
                  <w:pPr>
                    <w:rPr>
                      <w:b/>
                    </w:rPr>
                  </w:pPr>
                  <w:r>
                    <w:rPr>
                      <w:b/>
                    </w:rPr>
                    <w:t>F</w:t>
                  </w:r>
                  <w:r w:rsidR="008C6153">
                    <w:rPr>
                      <w:b/>
                    </w:rPr>
                    <w:t>7</w:t>
                  </w:r>
                  <w:r w:rsidR="006569EA">
                    <w:rPr>
                      <w:b/>
                    </w:rPr>
                    <w:t xml:space="preserve"> – Email taken</w:t>
                  </w:r>
                </w:p>
                <w:p w:rsidR="008173A1" w:rsidP="008173A1" w:rsidRDefault="008173A1" w14:paraId="26EDFE31" w14:textId="17034D4B">
                  <w:r w:rsidRPr="00260930">
                    <w:rPr>
                      <w:b/>
                      <w:u w:val="single"/>
                    </w:rPr>
                    <w:t>Given</w:t>
                  </w:r>
                  <w:r>
                    <w:rPr>
                      <w:b/>
                    </w:rPr>
                    <w:t xml:space="preserve"> </w:t>
                  </w:r>
                  <w:r>
                    <w:t>email</w:t>
                  </w:r>
                </w:p>
                <w:p w:rsidR="008173A1" w:rsidP="00DB6376" w:rsidRDefault="008173A1" w14:paraId="133D6B48" w14:textId="77777777">
                  <w:pPr>
                    <w:ind w:left="720"/>
                  </w:pPr>
                  <w:r w:rsidRPr="00260930">
                    <w:rPr>
                      <w:b/>
                    </w:rPr>
                    <w:t>And</w:t>
                  </w:r>
                  <w:r>
                    <w:t xml:space="preserve"> the email is already registered</w:t>
                  </w:r>
                </w:p>
                <w:p w:rsidR="008173A1" w:rsidP="008173A1" w:rsidRDefault="008173A1" w14:paraId="36495597" w14:textId="77777777">
                  <w:r w:rsidRPr="00260930">
                    <w:rPr>
                      <w:b/>
                      <w:u w:val="single"/>
                    </w:rPr>
                    <w:t>When</w:t>
                  </w:r>
                  <w:r>
                    <w:t xml:space="preserve"> Anon chooses to register with otherwise valid values</w:t>
                  </w:r>
                </w:p>
                <w:p w:rsidRPr="00260930" w:rsidR="008173A1" w:rsidP="008173A1" w:rsidRDefault="008173A1" w14:paraId="366550AE" w14:textId="77777777">
                  <w:r w:rsidRPr="00260930">
                    <w:rPr>
                      <w:b/>
                      <w:u w:val="single"/>
                    </w:rPr>
                    <w:t>Then</w:t>
                  </w:r>
                  <w:r>
                    <w:t xml:space="preserve"> the request is rejected, an error message is provided explaining the email is already registered.</w:t>
                  </w:r>
                </w:p>
              </w:tc>
              <w:tc>
                <w:tcPr>
                  <w:tcW w:w="4691" w:type="dxa"/>
                </w:tcPr>
                <w:p w:rsidR="008173A1" w:rsidP="00654A8B" w:rsidRDefault="008173A1" w14:paraId="1ACF056C" w14:textId="24130F57">
                  <w:pPr>
                    <w:rPr>
                      <w:b/>
                    </w:rPr>
                  </w:pPr>
                </w:p>
              </w:tc>
            </w:tr>
          </w:tbl>
          <w:p w:rsidRPr="005268E5" w:rsidR="00B328B9" w:rsidP="004779B6" w:rsidRDefault="00B328B9" w14:paraId="25951DD6" w14:textId="77777777"/>
        </w:tc>
      </w:tr>
    </w:tbl>
    <w:p w:rsidR="00320DFC" w:rsidP="00320DFC" w:rsidRDefault="00320DFC" w14:paraId="17E54C20" w14:textId="77777777"/>
    <w:p w:rsidR="002D1DD0" w:rsidRDefault="002D1DD0" w14:paraId="55F14D64" w14:textId="0EE9CB62">
      <w:pPr>
        <w:rPr>
          <w:rFonts w:asciiTheme="majorHAnsi" w:hAnsiTheme="majorHAnsi" w:eastAsiaTheme="majorEastAsia" w:cstheme="majorBidi"/>
          <w:color w:val="2F5496" w:themeColor="accent1" w:themeShade="BF"/>
          <w:sz w:val="26"/>
          <w:szCs w:val="26"/>
        </w:rPr>
      </w:pPr>
      <w:r>
        <w:br w:type="page"/>
      </w:r>
    </w:p>
    <w:p w:rsidRPr="005268E5" w:rsidR="00320DFC" w:rsidP="00320DFC" w:rsidRDefault="00320DFC" w14:paraId="52A61C00" w14:textId="411BEB02">
      <w:pPr>
        <w:pStyle w:val="Heading2"/>
      </w:pPr>
      <w:r>
        <w:t xml:space="preserve">ID: </w:t>
      </w:r>
      <w:r w:rsidR="00516564">
        <w:t>6</w:t>
      </w:r>
      <w:r>
        <w:t xml:space="preserve"> – The </w:t>
      </w:r>
      <w:r w:rsidR="003553F2">
        <w:t>player makes a booking</w:t>
      </w:r>
    </w:p>
    <w:tbl>
      <w:tblPr>
        <w:tblStyle w:val="TableGrid"/>
        <w:tblW w:w="0" w:type="auto"/>
        <w:tblLook w:val="04A0" w:firstRow="1" w:lastRow="0" w:firstColumn="1" w:lastColumn="0" w:noHBand="0" w:noVBand="1"/>
      </w:tblPr>
      <w:tblGrid>
        <w:gridCol w:w="9608"/>
      </w:tblGrid>
      <w:tr w:rsidRPr="005268E5" w:rsidR="00320DFC" w:rsidTr="004779B6" w14:paraId="09AF6B96" w14:textId="77777777">
        <w:tc>
          <w:tcPr>
            <w:tcW w:w="9608" w:type="dxa"/>
            <w:tcBorders>
              <w:top w:val="double" w:color="000000" w:themeColor="text1" w:sz="4" w:space="0"/>
              <w:left w:val="double" w:color="000000" w:themeColor="text1" w:sz="4" w:space="0"/>
              <w:bottom w:val="double" w:color="000000" w:themeColor="text1" w:sz="4" w:space="0"/>
              <w:right w:val="double" w:color="000000" w:themeColor="text1" w:sz="4" w:space="0"/>
            </w:tcBorders>
          </w:tcPr>
          <w:p w:rsidRPr="005268E5" w:rsidR="00320DFC" w:rsidP="004779B6" w:rsidRDefault="00320DFC" w14:paraId="498D0491" w14:textId="6B87FDC7">
            <w:r w:rsidRPr="005268E5">
              <w:rPr>
                <w:b/>
              </w:rPr>
              <w:t xml:space="preserve">In order to </w:t>
            </w:r>
            <w:r w:rsidR="003553F2">
              <w:t>play padel tennis</w:t>
            </w:r>
          </w:p>
          <w:p w:rsidRPr="005268E5" w:rsidR="00320DFC" w:rsidP="004779B6" w:rsidRDefault="00320DFC" w14:paraId="41F4FCFA" w14:textId="03F8B451">
            <w:r w:rsidRPr="005268E5">
              <w:rPr>
                <w:b/>
              </w:rPr>
              <w:t>As a</w:t>
            </w:r>
            <w:r>
              <w:rPr>
                <w:b/>
              </w:rPr>
              <w:t xml:space="preserve"> </w:t>
            </w:r>
            <w:r w:rsidR="003553F2">
              <w:t>player</w:t>
            </w:r>
          </w:p>
          <w:p w:rsidR="00320DFC" w:rsidP="004779B6" w:rsidRDefault="00320DFC" w14:paraId="6E99D58A" w14:textId="46D7254D">
            <w:r w:rsidRPr="005268E5">
              <w:rPr>
                <w:b/>
              </w:rPr>
              <w:t>I want to</w:t>
            </w:r>
            <w:r w:rsidRPr="00374139">
              <w:t xml:space="preserve"> </w:t>
            </w:r>
            <w:r w:rsidR="003553F2">
              <w:t>book a padel court</w:t>
            </w:r>
          </w:p>
          <w:p w:rsidR="00A00DFF" w:rsidP="004779B6" w:rsidRDefault="00A00DFF" w14:paraId="7F4FF0BA" w14:textId="77777777"/>
          <w:p w:rsidR="00A00DFF" w:rsidP="004779B6" w:rsidRDefault="00A00DFF" w14:paraId="1413D07A" w14:textId="187258C7">
            <w:r>
              <w:t>Note</w:t>
            </w:r>
            <w:r w:rsidR="00670412">
              <w:t>s</w:t>
            </w:r>
          </w:p>
          <w:p w:rsidR="00A00DFF" w:rsidP="00A00DFF" w:rsidRDefault="00A00DFF" w14:paraId="092E3F93" w14:textId="0472DA1B">
            <w:pPr>
              <w:pStyle w:val="ListParagraph"/>
              <w:numPr>
                <w:ilvl w:val="0"/>
                <w:numId w:val="4"/>
              </w:numPr>
            </w:pPr>
            <w:r>
              <w:t>A booking is minimum 1 hour.</w:t>
            </w:r>
          </w:p>
          <w:p w:rsidR="00A00DFF" w:rsidP="00A00DFF" w:rsidRDefault="00A00DFF" w14:paraId="36757602" w14:textId="4525DEB4">
            <w:pPr>
              <w:pStyle w:val="ListParagraph"/>
              <w:numPr>
                <w:ilvl w:val="0"/>
                <w:numId w:val="4"/>
              </w:numPr>
            </w:pPr>
            <w:r>
              <w:t>A booking is maximum 3 hours.</w:t>
            </w:r>
          </w:p>
          <w:p w:rsidR="00A00DFF" w:rsidP="00A00DFF" w:rsidRDefault="00670412" w14:paraId="42024F4E" w14:textId="69AFD83A">
            <w:pPr>
              <w:pStyle w:val="ListParagraph"/>
              <w:numPr>
                <w:ilvl w:val="0"/>
                <w:numId w:val="4"/>
              </w:numPr>
            </w:pPr>
            <w:r>
              <w:t>A player</w:t>
            </w:r>
            <w:r w:rsidR="00A00DFF">
              <w:t xml:space="preserve"> cannot make a booking, if it leave</w:t>
            </w:r>
            <w:r>
              <w:t>s</w:t>
            </w:r>
            <w:r w:rsidR="00A00DFF">
              <w:t xml:space="preserve"> a hole</w:t>
            </w:r>
            <w:r w:rsidR="000444F4">
              <w:t xml:space="preserve"> in the schedule</w:t>
            </w:r>
            <w:r w:rsidR="00A00DFF">
              <w:t xml:space="preserve"> of less than 1 hour.</w:t>
            </w:r>
          </w:p>
          <w:p w:rsidR="00A00DFF" w:rsidP="00A00DFF" w:rsidRDefault="00670412" w14:paraId="4CAE52FD" w14:textId="577A78F4">
            <w:pPr>
              <w:pStyle w:val="ListParagraph"/>
              <w:numPr>
                <w:ilvl w:val="0"/>
                <w:numId w:val="4"/>
              </w:numPr>
            </w:pPr>
            <w:r>
              <w:t>The booking must be in increments of 30 minutes, e.g. 1h, 1½h, 2h, 2½h, etc.</w:t>
            </w:r>
          </w:p>
          <w:p w:rsidR="00537E33" w:rsidP="00A00DFF" w:rsidRDefault="00537E33" w14:paraId="58304AD3" w14:textId="01FE5609">
            <w:pPr>
              <w:pStyle w:val="ListParagraph"/>
              <w:numPr>
                <w:ilvl w:val="0"/>
                <w:numId w:val="4"/>
              </w:numPr>
            </w:pPr>
            <w:r>
              <w:t xml:space="preserve">A booking must start on either half or </w:t>
            </w:r>
            <w:r w:rsidR="00073CB7">
              <w:t>w</w:t>
            </w:r>
            <w:r>
              <w:t>hole hour, e.g. 14:00, 14:30. I.e. 14:15 is not allowed.</w:t>
            </w:r>
          </w:p>
          <w:p w:rsidR="00EB5104" w:rsidP="00A00DFF" w:rsidRDefault="00EB5104" w14:paraId="086D748F" w14:textId="634B76FF">
            <w:pPr>
              <w:pStyle w:val="ListParagraph"/>
              <w:numPr>
                <w:ilvl w:val="0"/>
                <w:numId w:val="4"/>
              </w:numPr>
            </w:pPr>
            <w:r>
              <w:t xml:space="preserve">There can be no overlaps in bookings of a </w:t>
            </w:r>
            <w:r w:rsidR="00A5395E">
              <w:t xml:space="preserve">padel </w:t>
            </w:r>
            <w:r>
              <w:t>court.</w:t>
            </w:r>
            <w:r w:rsidR="008C6C0C">
              <w:t xml:space="preserve"> E.g. 14:00-16:00 and 15:00-17:00 would create an overlap where two players expect to have reserved the court at the same time from 15:00 to 16:00.</w:t>
            </w:r>
          </w:p>
          <w:p w:rsidR="00DC76AA" w:rsidP="00A00DFF" w:rsidRDefault="00DC76AA" w14:paraId="701F937D" w14:textId="363CD695">
            <w:pPr>
              <w:pStyle w:val="ListParagraph"/>
              <w:numPr>
                <w:ilvl w:val="0"/>
                <w:numId w:val="4"/>
              </w:numPr>
            </w:pPr>
            <w:r>
              <w:t xml:space="preserve">A player can have </w:t>
            </w:r>
            <w:r w:rsidR="00845AB5">
              <w:t xml:space="preserve">a maximum of </w:t>
            </w:r>
            <w:r w:rsidR="00845AB5">
              <w:rPr>
                <w:b/>
                <w:bCs/>
                <w:i/>
                <w:iCs/>
              </w:rPr>
              <w:t>one</w:t>
            </w:r>
            <w:r>
              <w:t xml:space="preserve"> booking on the same date</w:t>
            </w:r>
          </w:p>
          <w:p w:rsidR="00DC76AA" w:rsidP="00A00DFF" w:rsidRDefault="00DC76AA" w14:paraId="1E32A11F" w14:textId="134673B6">
            <w:pPr>
              <w:pStyle w:val="ListParagraph"/>
              <w:numPr>
                <w:ilvl w:val="0"/>
                <w:numId w:val="4"/>
              </w:numPr>
            </w:pPr>
            <w:r>
              <w:t>Parts of the schedule can be marked VIP only, and only players with VIP status can book courts</w:t>
            </w:r>
            <w:r w:rsidR="00ED45F3">
              <w:t xml:space="preserve"> with time-intervals</w:t>
            </w:r>
            <w:r>
              <w:t xml:space="preserve"> </w:t>
            </w:r>
            <w:r w:rsidR="00D602DC">
              <w:t>overlapping with this VIP time span (UC13 and 14)</w:t>
            </w:r>
          </w:p>
          <w:p w:rsidR="00F17DD7" w:rsidP="00A00DFF" w:rsidRDefault="00F17DD7" w14:paraId="11FF8677" w14:textId="001FCFBD">
            <w:pPr>
              <w:pStyle w:val="ListParagraph"/>
              <w:numPr>
                <w:ilvl w:val="0"/>
                <w:numId w:val="4"/>
              </w:numPr>
            </w:pPr>
            <w:r>
              <w:t>The time duration can be indicated with</w:t>
            </w:r>
            <w:r w:rsidR="003C3C53">
              <w:t>.</w:t>
            </w:r>
          </w:p>
          <w:p w:rsidR="00F17DD7" w:rsidP="00F17DD7" w:rsidRDefault="00F17DD7" w14:paraId="2ACB5F13" w14:textId="5F714606">
            <w:pPr>
              <w:pStyle w:val="ListParagraph"/>
              <w:numPr>
                <w:ilvl w:val="1"/>
                <w:numId w:val="4"/>
              </w:numPr>
            </w:pPr>
            <w:r>
              <w:t>Start and end times, e.g. 14:00 to 16:00</w:t>
            </w:r>
            <w:r w:rsidR="003C3C53">
              <w:t>.</w:t>
            </w:r>
          </w:p>
          <w:p w:rsidR="00F17DD7" w:rsidP="00F17DD7" w:rsidRDefault="00F17DD7" w14:paraId="600A1867" w14:textId="62568449">
            <w:pPr>
              <w:pStyle w:val="ListParagraph"/>
              <w:numPr>
                <w:ilvl w:val="1"/>
                <w:numId w:val="4"/>
              </w:numPr>
            </w:pPr>
            <w:r>
              <w:t>Start time and duration, e.g. 14:00 and 1</w:t>
            </w:r>
            <w:r w:rsidR="00C05322">
              <w:t>.5</w:t>
            </w:r>
            <w:r>
              <w:t xml:space="preserve"> hour.</w:t>
            </w:r>
          </w:p>
          <w:p w:rsidRPr="00A76BE0" w:rsidR="00C24C06" w:rsidP="003B698D" w:rsidRDefault="00F17DD7" w14:paraId="71F44E07" w14:textId="4AD73B3E">
            <w:pPr>
              <w:pStyle w:val="ListParagraph"/>
              <w:numPr>
                <w:ilvl w:val="1"/>
                <w:numId w:val="4"/>
              </w:numPr>
            </w:pPr>
            <w:r>
              <w:t>Or maybe something else</w:t>
            </w:r>
            <w:r w:rsidR="003C3C53">
              <w:t>, it is up to you.</w:t>
            </w:r>
          </w:p>
          <w:p w:rsidRPr="005268E5" w:rsidR="00320DFC" w:rsidP="004779B6" w:rsidRDefault="00320DFC" w14:paraId="1EA1FD5B" w14:textId="77777777"/>
          <w:p w:rsidRPr="005268E5" w:rsidR="00320DFC" w:rsidP="004779B6" w:rsidRDefault="00320DFC" w14:paraId="47814707" w14:textId="77777777">
            <w:pPr>
              <w:pStyle w:val="Heading3"/>
              <w:jc w:val="center"/>
            </w:pPr>
            <w:r w:rsidRPr="005268E5">
              <w:t>Success scenarios</w:t>
            </w:r>
          </w:p>
          <w:tbl>
            <w:tblPr>
              <w:tblStyle w:val="TableGrid"/>
              <w:tblW w:w="0" w:type="auto"/>
              <w:tblLook w:val="04A0" w:firstRow="1" w:lastRow="0" w:firstColumn="1" w:lastColumn="0" w:noHBand="0" w:noVBand="1"/>
            </w:tblPr>
            <w:tblGrid>
              <w:gridCol w:w="9373"/>
            </w:tblGrid>
            <w:tr w:rsidRPr="005268E5" w:rsidR="00DC7BE0" w:rsidTr="00DC7BE0" w14:paraId="3ABC857B" w14:textId="3FC9AFAA">
              <w:tc>
                <w:tcPr>
                  <w:tcW w:w="9373" w:type="dxa"/>
                </w:tcPr>
                <w:p w:rsidR="00DC7BE0" w:rsidP="004779B6" w:rsidRDefault="00DC7BE0" w14:paraId="300ABB91" w14:textId="2CF20B0F">
                  <w:pPr>
                    <w:rPr>
                      <w:b/>
                    </w:rPr>
                  </w:pPr>
                  <w:r>
                    <w:rPr>
                      <w:b/>
                    </w:rPr>
                    <w:t>S1</w:t>
                  </w:r>
                </w:p>
                <w:p w:rsidR="00DC7BE0" w:rsidP="004779B6" w:rsidRDefault="00DC7BE0" w14:paraId="458EAF82" w14:textId="7A453F74">
                  <w:r w:rsidRPr="00351A68">
                    <w:rPr>
                      <w:b/>
                      <w:u w:val="single"/>
                    </w:rPr>
                    <w:t>Given</w:t>
                  </w:r>
                  <w:r w:rsidRPr="005268E5">
                    <w:rPr>
                      <w:b/>
                    </w:rPr>
                    <w:t xml:space="preserve"> </w:t>
                  </w:r>
                  <w:r w:rsidRPr="005F6174">
                    <w:t>an exi</w:t>
                  </w:r>
                  <w:r>
                    <w:t>sting Daily Schedule</w:t>
                  </w:r>
                </w:p>
                <w:p w:rsidR="00DC7BE0" w:rsidP="00CF08DC" w:rsidRDefault="00DC7BE0" w14:paraId="46ACC025" w14:textId="278F9D14">
                  <w:pPr>
                    <w:ind w:left="720"/>
                  </w:pPr>
                  <w:r w:rsidRPr="00320DFC">
                    <w:rPr>
                      <w:b/>
                    </w:rPr>
                    <w:t>And</w:t>
                  </w:r>
                  <w:r>
                    <w:rPr>
                      <w:b/>
                    </w:rPr>
                    <w:t xml:space="preserve"> </w:t>
                  </w:r>
                  <w:r>
                    <w:t>there is an available court</w:t>
                  </w:r>
                </w:p>
                <w:p w:rsidRPr="00B62890" w:rsidR="00DC7BE0" w:rsidP="00CF08DC" w:rsidRDefault="00DC7BE0" w14:paraId="0FD40B9F" w14:textId="65D8690F">
                  <w:pPr>
                    <w:ind w:left="720"/>
                  </w:pPr>
                  <w:r w:rsidRPr="00B62890">
                    <w:rPr>
                      <w:b/>
                      <w:bCs/>
                    </w:rPr>
                    <w:t>And</w:t>
                  </w:r>
                  <w:r>
                    <w:t xml:space="preserve"> the schedule is active</w:t>
                  </w:r>
                </w:p>
                <w:p w:rsidR="00DC7BE0" w:rsidP="00CF08DC" w:rsidRDefault="00DC7BE0" w14:paraId="08CAF4D5" w14:textId="0502C16F">
                  <w:pPr>
                    <w:ind w:left="720"/>
                  </w:pPr>
                  <w:r>
                    <w:rPr>
                      <w:b/>
                      <w:bCs/>
                    </w:rPr>
                    <w:t>And</w:t>
                  </w:r>
                  <w:r>
                    <w:t xml:space="preserve"> the Player chooses valid time and duration</w:t>
                  </w:r>
                </w:p>
                <w:p w:rsidRPr="00320DFC" w:rsidR="00DC7BE0" w:rsidP="00FA7BB9" w:rsidRDefault="00DC7BE0" w14:paraId="36F71353" w14:textId="3CCD3BD9">
                  <w:pPr>
                    <w:rPr>
                      <w:rFonts w:ascii="Consolas" w:hAnsi="Consolas"/>
                    </w:rPr>
                  </w:pPr>
                  <w:r w:rsidRPr="00351A68">
                    <w:rPr>
                      <w:b/>
                      <w:u w:val="single"/>
                    </w:rPr>
                    <w:t>When</w:t>
                  </w:r>
                  <w:r w:rsidRPr="00FA7BB9">
                    <w:rPr>
                      <w:bCs/>
                    </w:rPr>
                    <w:t xml:space="preserve"> Player se</w:t>
                  </w:r>
                  <w:r>
                    <w:rPr>
                      <w:bCs/>
                    </w:rPr>
                    <w:t>lects to book this Court</w:t>
                  </w:r>
                </w:p>
                <w:p w:rsidRPr="00320DFC" w:rsidR="00DC7BE0" w:rsidP="004779B6" w:rsidRDefault="00DC7BE0" w14:paraId="25DD6D72" w14:textId="668CB234">
                  <w:r w:rsidRPr="00351A68">
                    <w:rPr>
                      <w:b/>
                      <w:u w:val="single"/>
                    </w:rPr>
                    <w:t>Then</w:t>
                  </w:r>
                  <w:r w:rsidRPr="005268E5">
                    <w:t xml:space="preserve"> </w:t>
                  </w:r>
                  <w:r>
                    <w:t>the Court is marked booked by the Player in the given time interval</w:t>
                  </w:r>
                </w:p>
              </w:tc>
            </w:tr>
            <w:tr w:rsidRPr="005268E5" w:rsidR="00035BD2" w:rsidTr="00553261" w14:paraId="3794C0F5" w14:textId="77777777">
              <w:trPr>
                <w:cantSplit/>
              </w:trPr>
              <w:tc>
                <w:tcPr>
                  <w:tcW w:w="9373" w:type="dxa"/>
                </w:tcPr>
                <w:p w:rsidR="00035BD2" w:rsidP="004779B6" w:rsidRDefault="009B74F1" w14:paraId="70863395" w14:textId="48FEDC83">
                  <w:pPr>
                    <w:rPr>
                      <w:b/>
                    </w:rPr>
                  </w:pPr>
                  <w:r>
                    <w:rPr>
                      <w:b/>
                    </w:rPr>
                    <w:t xml:space="preserve">S2 - </w:t>
                  </w:r>
                  <w:r w:rsidR="007801F6">
                    <w:rPr>
                      <w:b/>
                    </w:rPr>
                    <w:t>There are other bookings on the same court</w:t>
                  </w:r>
                </w:p>
                <w:p w:rsidR="00CF08DC" w:rsidP="004779B6" w:rsidRDefault="00B237AC" w14:paraId="3FC2B114" w14:textId="77777777">
                  <w:pPr>
                    <w:rPr>
                      <w:bCs/>
                    </w:rPr>
                  </w:pPr>
                  <w:r>
                    <w:rPr>
                      <w:b/>
                      <w:u w:val="single"/>
                    </w:rPr>
                    <w:t>Given</w:t>
                  </w:r>
                  <w:r>
                    <w:rPr>
                      <w:bCs/>
                    </w:rPr>
                    <w:t xml:space="preserve"> an existing Daily Schedule</w:t>
                  </w:r>
                </w:p>
                <w:p w:rsidRPr="00B237AC" w:rsidR="00B237AC" w:rsidP="00A24B93" w:rsidRDefault="00B237AC" w14:paraId="0E698416" w14:textId="04DBF1EE">
                  <w:pPr>
                    <w:ind w:left="720"/>
                    <w:rPr>
                      <w:bCs/>
                    </w:rPr>
                  </w:pPr>
                  <w:r>
                    <w:rPr>
                      <w:b/>
                    </w:rPr>
                    <w:t>And</w:t>
                  </w:r>
                  <w:r>
                    <w:rPr>
                      <w:bCs/>
                    </w:rPr>
                    <w:t xml:space="preserve"> the schedule is active</w:t>
                  </w:r>
                </w:p>
                <w:p w:rsidR="00B237AC" w:rsidP="00A24B93" w:rsidRDefault="00B237AC" w14:paraId="4E948A7E" w14:textId="7EF815CE">
                  <w:pPr>
                    <w:ind w:left="720"/>
                    <w:rPr>
                      <w:bCs/>
                    </w:rPr>
                  </w:pPr>
                  <w:r>
                    <w:rPr>
                      <w:b/>
                    </w:rPr>
                    <w:t>And</w:t>
                  </w:r>
                  <w:r>
                    <w:rPr>
                      <w:bCs/>
                    </w:rPr>
                    <w:t xml:space="preserve"> there is a court</w:t>
                  </w:r>
                </w:p>
                <w:p w:rsidRPr="00A24B93" w:rsidR="00B237AC" w:rsidP="00A24B93" w:rsidRDefault="00B237AC" w14:paraId="02F14CCF" w14:textId="435BFC5D">
                  <w:pPr>
                    <w:ind w:left="720"/>
                    <w:rPr>
                      <w:bCs/>
                    </w:rPr>
                  </w:pPr>
                  <w:r>
                    <w:rPr>
                      <w:b/>
                    </w:rPr>
                    <w:t>And</w:t>
                  </w:r>
                  <w:r>
                    <w:rPr>
                      <w:bCs/>
                    </w:rPr>
                    <w:t xml:space="preserve"> there is one or more existing bookings</w:t>
                  </w:r>
                  <w:r w:rsidR="00A24B93">
                    <w:rPr>
                      <w:bCs/>
                    </w:rPr>
                    <w:t xml:space="preserve"> on </w:t>
                  </w:r>
                  <w:r w:rsidR="00A24B93">
                    <w:rPr>
                      <w:bCs/>
                      <w:i/>
                      <w:iCs/>
                    </w:rPr>
                    <w:t>the same court</w:t>
                  </w:r>
                </w:p>
                <w:p w:rsidR="00B237AC" w:rsidP="00A24B93" w:rsidRDefault="00B237AC" w14:paraId="1BA583FC" w14:textId="77777777">
                  <w:pPr>
                    <w:ind w:left="720"/>
                    <w:rPr>
                      <w:bCs/>
                    </w:rPr>
                  </w:pPr>
                  <w:r>
                    <w:rPr>
                      <w:b/>
                    </w:rPr>
                    <w:t>And</w:t>
                  </w:r>
                  <w:r>
                    <w:rPr>
                      <w:bCs/>
                    </w:rPr>
                    <w:t xml:space="preserve"> the player chooses valid time and duration</w:t>
                  </w:r>
                </w:p>
                <w:p w:rsidR="00726059" w:rsidP="004779B6" w:rsidRDefault="00726059" w14:paraId="02D7610B" w14:textId="6A607D7E">
                  <w:pPr>
                    <w:rPr>
                      <w:bCs/>
                    </w:rPr>
                  </w:pPr>
                </w:p>
                <w:p w:rsidR="00726059" w:rsidP="004779B6" w:rsidRDefault="00AA792E" w14:paraId="2DD4763A" w14:textId="1886C619">
                  <w:pPr>
                    <w:rPr>
                      <w:rFonts w:ascii="Consolas" w:hAnsi="Consolas"/>
                      <w:bCs/>
                    </w:rPr>
                  </w:pPr>
                  <w:r>
                    <w:rPr>
                      <w:rFonts w:ascii="Consolas" w:hAnsi="Consolas"/>
                      <w:bCs/>
                    </w:rPr>
                    <w:t xml:space="preserve">    |  </w:t>
                  </w:r>
                  <w:r w:rsidR="00726059">
                    <w:rPr>
                      <w:rFonts w:ascii="Consolas" w:hAnsi="Consolas"/>
                      <w:bCs/>
                    </w:rPr>
                    <w:t>Schedule: 09.00-21.00</w:t>
                  </w:r>
                  <w:r w:rsidR="00A24B93">
                    <w:rPr>
                      <w:rFonts w:ascii="Consolas" w:hAnsi="Consolas"/>
                      <w:bCs/>
                    </w:rPr>
                    <w:t>, court</w:t>
                  </w:r>
                  <w:r w:rsidR="0069351F">
                    <w:rPr>
                      <w:rFonts w:ascii="Consolas" w:hAnsi="Consolas"/>
                      <w:bCs/>
                    </w:rPr>
                    <w:t>:</w:t>
                  </w:r>
                  <w:r w:rsidR="00A24B93">
                    <w:rPr>
                      <w:rFonts w:ascii="Consolas" w:hAnsi="Consolas"/>
                      <w:bCs/>
                    </w:rPr>
                    <w:t xml:space="preserve"> D1</w:t>
                  </w:r>
                  <w:r w:rsidR="00726059">
                    <w:rPr>
                      <w:rFonts w:ascii="Consolas" w:hAnsi="Consolas"/>
                      <w:bCs/>
                    </w:rPr>
                    <w:t xml:space="preserve">                           |</w:t>
                  </w:r>
                </w:p>
                <w:p w:rsidR="00726059" w:rsidP="004779B6" w:rsidRDefault="00726059" w14:paraId="19275BD4" w14:textId="77777777">
                  <w:pPr>
                    <w:rPr>
                      <w:rFonts w:ascii="Consolas" w:hAnsi="Consolas"/>
                      <w:bCs/>
                    </w:rPr>
                  </w:pPr>
                </w:p>
                <w:p w:rsidR="00AA792E" w:rsidP="004779B6" w:rsidRDefault="00726059" w14:paraId="23AB4809" w14:textId="203E2404">
                  <w:pPr>
                    <w:rPr>
                      <w:rFonts w:ascii="Consolas" w:hAnsi="Consolas"/>
                      <w:bCs/>
                    </w:rPr>
                  </w:pPr>
                  <w:r>
                    <w:rPr>
                      <w:rFonts w:ascii="Consolas" w:hAnsi="Consolas"/>
                      <w:bCs/>
                    </w:rPr>
                    <w:t xml:space="preserve">    |  </w:t>
                  </w:r>
                  <w:r w:rsidR="00AA792E">
                    <w:rPr>
                      <w:rFonts w:ascii="Consolas" w:hAnsi="Consolas"/>
                      <w:bCs/>
                    </w:rPr>
                    <w:t xml:space="preserve">Existing booking: </w:t>
                  </w:r>
                  <w:r w:rsidR="00A7207E">
                    <w:rPr>
                      <w:rFonts w:ascii="Consolas" w:hAnsi="Consolas"/>
                      <w:bCs/>
                    </w:rPr>
                    <w:t xml:space="preserve">12.00-14.00  </w:t>
                  </w:r>
                  <w:r w:rsidR="00265A8D">
                    <w:rPr>
                      <w:rFonts w:ascii="Consolas" w:hAnsi="Consolas"/>
                      <w:bCs/>
                    </w:rPr>
                    <w:t xml:space="preserve">                            </w:t>
                  </w:r>
                  <w:r w:rsidR="00A7207E">
                    <w:rPr>
                      <w:rFonts w:ascii="Consolas" w:hAnsi="Consolas"/>
                      <w:bCs/>
                    </w:rPr>
                    <w:t>|</w:t>
                  </w:r>
                </w:p>
                <w:p w:rsidR="00A7207E" w:rsidP="004779B6" w:rsidRDefault="00A7207E" w14:paraId="77A50688" w14:textId="58D382B8">
                  <w:pPr>
                    <w:rPr>
                      <w:rFonts w:ascii="Consolas" w:hAnsi="Consolas"/>
                      <w:bCs/>
                    </w:rPr>
                  </w:pPr>
                  <w:r>
                    <w:rPr>
                      <w:rFonts w:ascii="Consolas" w:hAnsi="Consolas"/>
                      <w:bCs/>
                    </w:rPr>
                    <w:t xml:space="preserve">    |  New valid bookings: </w:t>
                  </w:r>
                  <w:r w:rsidR="00265A8D">
                    <w:rPr>
                      <w:rFonts w:ascii="Consolas" w:hAnsi="Consolas"/>
                      <w:bCs/>
                    </w:rPr>
                    <w:t>11.00-12.00, 14.00-16.00, 09.00-12.00  |</w:t>
                  </w:r>
                </w:p>
                <w:p w:rsidR="00265A8D" w:rsidP="004779B6" w:rsidRDefault="00265A8D" w14:paraId="30467FB6" w14:textId="77777777">
                  <w:pPr>
                    <w:rPr>
                      <w:rFonts w:ascii="Consolas" w:hAnsi="Consolas"/>
                      <w:bCs/>
                    </w:rPr>
                  </w:pPr>
                </w:p>
                <w:p w:rsidR="00265A8D" w:rsidP="004779B6" w:rsidRDefault="00265A8D" w14:paraId="1ED80112" w14:textId="244F084D">
                  <w:pPr>
                    <w:rPr>
                      <w:rFonts w:ascii="Consolas" w:hAnsi="Consolas"/>
                      <w:bCs/>
                    </w:rPr>
                  </w:pPr>
                  <w:r>
                    <w:rPr>
                      <w:rFonts w:ascii="Consolas" w:hAnsi="Consolas"/>
                      <w:bCs/>
                    </w:rPr>
                    <w:t xml:space="preserve">    |  Existing bookings: </w:t>
                  </w:r>
                  <w:r w:rsidR="00975BCE">
                    <w:rPr>
                      <w:rFonts w:ascii="Consolas" w:hAnsi="Consolas"/>
                      <w:bCs/>
                    </w:rPr>
                    <w:t>11.00-13.00 and 17.00-18.00             |</w:t>
                  </w:r>
                </w:p>
                <w:p w:rsidR="00975BCE" w:rsidP="004779B6" w:rsidRDefault="00975BCE" w14:paraId="63CF0652" w14:textId="6F72F51E">
                  <w:pPr>
                    <w:rPr>
                      <w:rFonts w:ascii="Consolas" w:hAnsi="Consolas"/>
                      <w:bCs/>
                    </w:rPr>
                  </w:pPr>
                  <w:r>
                    <w:rPr>
                      <w:rFonts w:ascii="Consolas" w:hAnsi="Consolas"/>
                      <w:bCs/>
                    </w:rPr>
                    <w:t xml:space="preserve">    |  New valid bookings: </w:t>
                  </w:r>
                  <w:r w:rsidR="00617BEA">
                    <w:rPr>
                      <w:rFonts w:ascii="Consolas" w:hAnsi="Consolas"/>
                      <w:bCs/>
                    </w:rPr>
                    <w:t>09.00-11.00, 13.00-14.00, 15.00-17.00, |</w:t>
                  </w:r>
                </w:p>
                <w:p w:rsidRPr="00AA792E" w:rsidR="00617BEA" w:rsidP="004779B6" w:rsidRDefault="00617BEA" w14:paraId="300B0993" w14:textId="2DCF658F">
                  <w:pPr>
                    <w:rPr>
                      <w:rFonts w:ascii="Consolas" w:hAnsi="Consolas"/>
                      <w:bCs/>
                    </w:rPr>
                  </w:pPr>
                  <w:r>
                    <w:rPr>
                      <w:rFonts w:ascii="Consolas" w:hAnsi="Consolas"/>
                      <w:bCs/>
                    </w:rPr>
                    <w:t xml:space="preserve">    |  18.00-20.00, …                                             |</w:t>
                  </w:r>
                </w:p>
                <w:p w:rsidR="00AA792E" w:rsidP="004779B6" w:rsidRDefault="00AA792E" w14:paraId="32DA731F" w14:textId="77777777">
                  <w:pPr>
                    <w:rPr>
                      <w:bCs/>
                    </w:rPr>
                  </w:pPr>
                </w:p>
                <w:p w:rsidR="00B237AC" w:rsidP="004779B6" w:rsidRDefault="00B6630E" w14:paraId="1F5CC462" w14:textId="7D0C7861">
                  <w:pPr>
                    <w:rPr>
                      <w:bCs/>
                    </w:rPr>
                  </w:pPr>
                  <w:r>
                    <w:rPr>
                      <w:b/>
                      <w:u w:val="single"/>
                    </w:rPr>
                    <w:t>When</w:t>
                  </w:r>
                  <w:r>
                    <w:rPr>
                      <w:bCs/>
                    </w:rPr>
                    <w:t xml:space="preserve"> the Player selects to book this court</w:t>
                  </w:r>
                </w:p>
                <w:p w:rsidRPr="00B6630E" w:rsidR="00B6630E" w:rsidP="004779B6" w:rsidRDefault="00B6630E" w14:paraId="46409B5B" w14:textId="2EBE438D">
                  <w:pPr>
                    <w:rPr>
                      <w:bCs/>
                    </w:rPr>
                  </w:pPr>
                  <w:r>
                    <w:rPr>
                      <w:b/>
                      <w:u w:val="single"/>
                    </w:rPr>
                    <w:t>Then</w:t>
                  </w:r>
                  <w:r>
                    <w:rPr>
                      <w:bCs/>
                    </w:rPr>
                    <w:t xml:space="preserve"> the Court is marked as booked by the Player in the given time interval</w:t>
                  </w:r>
                </w:p>
              </w:tc>
            </w:tr>
            <w:tr w:rsidRPr="005268E5" w:rsidR="007801F6" w:rsidTr="00553261" w14:paraId="5E1EFEB1" w14:textId="77777777">
              <w:trPr>
                <w:cantSplit/>
              </w:trPr>
              <w:tc>
                <w:tcPr>
                  <w:tcW w:w="9373" w:type="dxa"/>
                </w:tcPr>
                <w:p w:rsidR="007801F6" w:rsidP="004779B6" w:rsidRDefault="00553261" w14:paraId="60235BCC" w14:textId="1499C7A0">
                  <w:pPr>
                    <w:rPr>
                      <w:b/>
                    </w:rPr>
                  </w:pPr>
                  <w:r>
                    <w:rPr>
                      <w:b/>
                    </w:rPr>
                    <w:t xml:space="preserve">S3 - </w:t>
                  </w:r>
                  <w:r w:rsidR="007801F6">
                    <w:rPr>
                      <w:b/>
                    </w:rPr>
                    <w:t>There is a time-overlapping booking on a different court</w:t>
                  </w:r>
                </w:p>
                <w:p w:rsidR="0069351F" w:rsidP="0069351F" w:rsidRDefault="0069351F" w14:paraId="4C1E6D59" w14:textId="77777777">
                  <w:pPr>
                    <w:rPr>
                      <w:bCs/>
                    </w:rPr>
                  </w:pPr>
                  <w:r>
                    <w:rPr>
                      <w:b/>
                      <w:u w:val="single"/>
                    </w:rPr>
                    <w:t>Given</w:t>
                  </w:r>
                  <w:r>
                    <w:rPr>
                      <w:bCs/>
                    </w:rPr>
                    <w:t xml:space="preserve"> an existing Daily Schedule</w:t>
                  </w:r>
                </w:p>
                <w:p w:rsidRPr="00B237AC" w:rsidR="0069351F" w:rsidP="0069351F" w:rsidRDefault="0069351F" w14:paraId="4655D529" w14:textId="77777777">
                  <w:pPr>
                    <w:ind w:left="720"/>
                    <w:rPr>
                      <w:bCs/>
                    </w:rPr>
                  </w:pPr>
                  <w:r>
                    <w:rPr>
                      <w:b/>
                    </w:rPr>
                    <w:t>And</w:t>
                  </w:r>
                  <w:r>
                    <w:rPr>
                      <w:bCs/>
                    </w:rPr>
                    <w:t xml:space="preserve"> the schedule is active</w:t>
                  </w:r>
                </w:p>
                <w:p w:rsidR="0069351F" w:rsidP="0069351F" w:rsidRDefault="0069351F" w14:paraId="65DF59F6" w14:textId="37F0963C">
                  <w:pPr>
                    <w:ind w:left="720"/>
                    <w:rPr>
                      <w:bCs/>
                    </w:rPr>
                  </w:pPr>
                  <w:r>
                    <w:rPr>
                      <w:b/>
                    </w:rPr>
                    <w:t>And</w:t>
                  </w:r>
                  <w:r>
                    <w:rPr>
                      <w:bCs/>
                    </w:rPr>
                    <w:t xml:space="preserve"> there are two or more courts</w:t>
                  </w:r>
                </w:p>
                <w:p w:rsidRPr="00A24B93" w:rsidR="0069351F" w:rsidP="0069351F" w:rsidRDefault="0069351F" w14:paraId="448B2AED" w14:textId="07E29D15">
                  <w:pPr>
                    <w:ind w:left="720"/>
                    <w:rPr>
                      <w:bCs/>
                    </w:rPr>
                  </w:pPr>
                  <w:r>
                    <w:rPr>
                      <w:b/>
                    </w:rPr>
                    <w:t>And</w:t>
                  </w:r>
                  <w:r>
                    <w:rPr>
                      <w:bCs/>
                    </w:rPr>
                    <w:t xml:space="preserve"> there is one or more existing bookings on </w:t>
                  </w:r>
                  <w:r>
                    <w:rPr>
                      <w:bCs/>
                      <w:i/>
                      <w:iCs/>
                    </w:rPr>
                    <w:t>another court</w:t>
                  </w:r>
                </w:p>
                <w:p w:rsidR="0069351F" w:rsidP="0069351F" w:rsidRDefault="0069351F" w14:paraId="29FAA9E7" w14:textId="77777777">
                  <w:pPr>
                    <w:ind w:left="720"/>
                    <w:rPr>
                      <w:bCs/>
                    </w:rPr>
                  </w:pPr>
                  <w:r>
                    <w:rPr>
                      <w:b/>
                    </w:rPr>
                    <w:t>And</w:t>
                  </w:r>
                  <w:r>
                    <w:rPr>
                      <w:bCs/>
                    </w:rPr>
                    <w:t xml:space="preserve"> the player chooses valid time and duration</w:t>
                  </w:r>
                </w:p>
                <w:p w:rsidR="00B82FE9" w:rsidP="0069351F" w:rsidRDefault="00B82FE9" w14:paraId="732197E9" w14:textId="77777777">
                  <w:pPr>
                    <w:rPr>
                      <w:rFonts w:ascii="Consolas" w:hAnsi="Consolas"/>
                      <w:bCs/>
                    </w:rPr>
                  </w:pPr>
                </w:p>
                <w:p w:rsidR="0069351F" w:rsidP="0069351F" w:rsidRDefault="0069351F" w14:paraId="3E7B8642" w14:textId="147F4FB5">
                  <w:pPr>
                    <w:rPr>
                      <w:rFonts w:ascii="Consolas" w:hAnsi="Consolas"/>
                      <w:bCs/>
                    </w:rPr>
                  </w:pPr>
                  <w:r>
                    <w:rPr>
                      <w:rFonts w:ascii="Consolas" w:hAnsi="Consolas"/>
                      <w:bCs/>
                    </w:rPr>
                    <w:t xml:space="preserve">    |  Schedule: 09.00-21.00, courts: D1, D2                      |</w:t>
                  </w:r>
                </w:p>
                <w:p w:rsidR="0069351F" w:rsidP="0069351F" w:rsidRDefault="0069351F" w14:paraId="23DA55B7" w14:textId="77777777">
                  <w:pPr>
                    <w:rPr>
                      <w:rFonts w:ascii="Consolas" w:hAnsi="Consolas"/>
                      <w:bCs/>
                    </w:rPr>
                  </w:pPr>
                </w:p>
                <w:p w:rsidR="0069351F" w:rsidP="0069351F" w:rsidRDefault="0069351F" w14:paraId="0A1708C1" w14:textId="3B4CA18F">
                  <w:pPr>
                    <w:rPr>
                      <w:rFonts w:ascii="Consolas" w:hAnsi="Consolas"/>
                      <w:bCs/>
                    </w:rPr>
                  </w:pPr>
                  <w:r>
                    <w:rPr>
                      <w:rFonts w:ascii="Consolas" w:hAnsi="Consolas"/>
                      <w:bCs/>
                    </w:rPr>
                    <w:t xml:space="preserve">    |  Existing booking: 12.00-14.00</w:t>
                  </w:r>
                  <w:r w:rsidR="00E82F95">
                    <w:rPr>
                      <w:rFonts w:ascii="Consolas" w:hAnsi="Consolas"/>
                      <w:bCs/>
                    </w:rPr>
                    <w:t xml:space="preserve"> on court D1</w:t>
                  </w:r>
                  <w:r>
                    <w:rPr>
                      <w:rFonts w:ascii="Consolas" w:hAnsi="Consolas"/>
                      <w:bCs/>
                    </w:rPr>
                    <w:t xml:space="preserve">                  |</w:t>
                  </w:r>
                </w:p>
                <w:p w:rsidR="00E82F95" w:rsidP="0069351F" w:rsidRDefault="0069351F" w14:paraId="29A7E514" w14:textId="236CB558">
                  <w:pPr>
                    <w:rPr>
                      <w:rFonts w:ascii="Consolas" w:hAnsi="Consolas"/>
                      <w:bCs/>
                    </w:rPr>
                  </w:pPr>
                  <w:r>
                    <w:rPr>
                      <w:rFonts w:ascii="Consolas" w:hAnsi="Consolas"/>
                      <w:bCs/>
                    </w:rPr>
                    <w:t xml:space="preserve">    |  New valid bookings</w:t>
                  </w:r>
                  <w:r w:rsidR="00E82F95">
                    <w:rPr>
                      <w:rFonts w:ascii="Consolas" w:hAnsi="Consolas"/>
                      <w:bCs/>
                    </w:rPr>
                    <w:t xml:space="preserve"> on court D2</w:t>
                  </w:r>
                  <w:r>
                    <w:rPr>
                      <w:rFonts w:ascii="Consolas" w:hAnsi="Consolas"/>
                      <w:bCs/>
                    </w:rPr>
                    <w:t xml:space="preserve">: </w:t>
                  </w:r>
                  <w:r w:rsidR="00B82FE9">
                    <w:rPr>
                      <w:rFonts w:ascii="Consolas" w:hAnsi="Consolas"/>
                      <w:bCs/>
                    </w:rPr>
                    <w:t xml:space="preserve">                           |</w:t>
                  </w:r>
                </w:p>
                <w:p w:rsidR="0069351F" w:rsidP="0069351F" w:rsidRDefault="00E82F95" w14:paraId="30B77B3A" w14:textId="21BC2732">
                  <w:pPr>
                    <w:rPr>
                      <w:rFonts w:ascii="Consolas" w:hAnsi="Consolas"/>
                      <w:bCs/>
                    </w:rPr>
                  </w:pPr>
                  <w:r>
                    <w:rPr>
                      <w:rFonts w:ascii="Consolas" w:hAnsi="Consolas"/>
                      <w:bCs/>
                    </w:rPr>
                    <w:t xml:space="preserve">    |  </w:t>
                  </w:r>
                  <w:r w:rsidR="00B82FE9">
                    <w:rPr>
                      <w:rFonts w:ascii="Consolas" w:hAnsi="Consolas"/>
                      <w:bCs/>
                    </w:rPr>
                    <w:t xml:space="preserve">11.00-12.00, 11.00-13.00, 13.30-15.00, 14.00-16.00         </w:t>
                  </w:r>
                  <w:r w:rsidR="0069351F">
                    <w:rPr>
                      <w:rFonts w:ascii="Consolas" w:hAnsi="Consolas"/>
                      <w:bCs/>
                    </w:rPr>
                    <w:t>|</w:t>
                  </w:r>
                </w:p>
                <w:p w:rsidR="0069351F" w:rsidP="0069351F" w:rsidRDefault="0069351F" w14:paraId="1490403D" w14:textId="77777777">
                  <w:pPr>
                    <w:rPr>
                      <w:bCs/>
                    </w:rPr>
                  </w:pPr>
                </w:p>
                <w:p w:rsidR="0069351F" w:rsidP="0069351F" w:rsidRDefault="0069351F" w14:paraId="7CFD1C81" w14:textId="77777777">
                  <w:pPr>
                    <w:rPr>
                      <w:bCs/>
                    </w:rPr>
                  </w:pPr>
                  <w:r>
                    <w:rPr>
                      <w:b/>
                      <w:u w:val="single"/>
                    </w:rPr>
                    <w:t>When</w:t>
                  </w:r>
                  <w:r>
                    <w:rPr>
                      <w:bCs/>
                    </w:rPr>
                    <w:t xml:space="preserve"> the Player selects to book this court</w:t>
                  </w:r>
                </w:p>
                <w:p w:rsidR="0069351F" w:rsidP="0069351F" w:rsidRDefault="0069351F" w14:paraId="2BF481A9" w14:textId="153B717C">
                  <w:pPr>
                    <w:rPr>
                      <w:b/>
                    </w:rPr>
                  </w:pPr>
                  <w:r>
                    <w:rPr>
                      <w:b/>
                      <w:u w:val="single"/>
                    </w:rPr>
                    <w:t>Then</w:t>
                  </w:r>
                  <w:r>
                    <w:rPr>
                      <w:bCs/>
                    </w:rPr>
                    <w:t xml:space="preserve"> the Court is marked as booked by the Player in the given time interval</w:t>
                  </w:r>
                </w:p>
              </w:tc>
            </w:tr>
          </w:tbl>
          <w:p w:rsidRPr="005268E5" w:rsidR="00320DFC" w:rsidP="004779B6" w:rsidRDefault="00320DFC" w14:paraId="6D599C11" w14:textId="77777777"/>
          <w:p w:rsidRPr="005268E5" w:rsidR="00320DFC" w:rsidP="004779B6" w:rsidRDefault="00320DFC" w14:paraId="21C536F5" w14:textId="77777777">
            <w:pPr>
              <w:pStyle w:val="Heading3"/>
              <w:jc w:val="center"/>
            </w:pPr>
            <w:r w:rsidRPr="005268E5">
              <w:t>Failure scenarios</w:t>
            </w:r>
          </w:p>
          <w:tbl>
            <w:tblPr>
              <w:tblStyle w:val="TableGrid"/>
              <w:tblW w:w="0" w:type="auto"/>
              <w:tblLook w:val="04A0" w:firstRow="1" w:lastRow="0" w:firstColumn="1" w:lastColumn="0" w:noHBand="0" w:noVBand="1"/>
            </w:tblPr>
            <w:tblGrid>
              <w:gridCol w:w="4691"/>
              <w:gridCol w:w="4691"/>
            </w:tblGrid>
            <w:tr w:rsidRPr="005268E5" w:rsidR="00996328" w:rsidTr="004779B6" w14:paraId="585C29A4" w14:textId="77777777">
              <w:trPr>
                <w:cantSplit/>
              </w:trPr>
              <w:tc>
                <w:tcPr>
                  <w:tcW w:w="4691" w:type="dxa"/>
                </w:tcPr>
                <w:p w:rsidR="00996328" w:rsidP="00996328" w:rsidRDefault="00996328" w14:paraId="2A0ED2CB" w14:textId="1DE457F9">
                  <w:pPr>
                    <w:rPr>
                      <w:b/>
                    </w:rPr>
                  </w:pPr>
                  <w:r>
                    <w:rPr>
                      <w:b/>
                    </w:rPr>
                    <w:t>F1</w:t>
                  </w:r>
                  <w:r w:rsidR="00C13AFD">
                    <w:rPr>
                      <w:b/>
                    </w:rPr>
                    <w:t xml:space="preserve"> – schedule is deleted</w:t>
                  </w:r>
                </w:p>
                <w:p w:rsidRPr="006B220D" w:rsidR="00F65814" w:rsidP="00996328" w:rsidRDefault="00636804" w14:paraId="5BD3753E" w14:textId="77777777">
                  <w:pPr>
                    <w:rPr>
                      <w:bCs/>
                    </w:rPr>
                  </w:pPr>
                  <w:r w:rsidRPr="006B220D">
                    <w:rPr>
                      <w:b/>
                      <w:u w:val="single"/>
                    </w:rPr>
                    <w:t>Given</w:t>
                  </w:r>
                  <w:r w:rsidRPr="006B220D">
                    <w:rPr>
                      <w:bCs/>
                    </w:rPr>
                    <w:t xml:space="preserve"> </w:t>
                  </w:r>
                  <w:r w:rsidRPr="006B220D" w:rsidR="002137CF">
                    <w:rPr>
                      <w:bCs/>
                    </w:rPr>
                    <w:t>an existing Daily Schedule</w:t>
                  </w:r>
                </w:p>
                <w:p w:rsidRPr="006B220D" w:rsidR="002137CF" w:rsidP="006B220D" w:rsidRDefault="002137CF" w14:paraId="22613D74" w14:textId="3DA177B2">
                  <w:pPr>
                    <w:ind w:left="720"/>
                    <w:rPr>
                      <w:bCs/>
                    </w:rPr>
                  </w:pPr>
                  <w:r w:rsidRPr="006B220D">
                    <w:rPr>
                      <w:b/>
                    </w:rPr>
                    <w:t>And</w:t>
                  </w:r>
                  <w:r w:rsidRPr="006B220D">
                    <w:rPr>
                      <w:bCs/>
                    </w:rPr>
                    <w:t xml:space="preserve"> the </w:t>
                  </w:r>
                  <w:r w:rsidRPr="006B220D" w:rsidR="00994425">
                    <w:rPr>
                      <w:bCs/>
                    </w:rPr>
                    <w:t xml:space="preserve">Daily Schedule is </w:t>
                  </w:r>
                  <w:r w:rsidRPr="00484D82" w:rsidR="00994425">
                    <w:rPr>
                      <w:bCs/>
                      <w:i/>
                      <w:iCs/>
                    </w:rPr>
                    <w:t>deleted</w:t>
                  </w:r>
                </w:p>
                <w:p w:rsidRPr="006B220D" w:rsidR="00AD0D53" w:rsidP="00996328" w:rsidRDefault="00AD0D53" w14:paraId="284D3AF3" w14:textId="6185D9DA">
                  <w:pPr>
                    <w:rPr>
                      <w:bCs/>
                    </w:rPr>
                  </w:pPr>
                  <w:r w:rsidRPr="006B220D">
                    <w:rPr>
                      <w:b/>
                      <w:u w:val="single"/>
                    </w:rPr>
                    <w:t>When</w:t>
                  </w:r>
                  <w:r w:rsidRPr="006B220D">
                    <w:rPr>
                      <w:bCs/>
                    </w:rPr>
                    <w:t xml:space="preserve"> Player selects to book </w:t>
                  </w:r>
                  <w:r w:rsidR="00141726">
                    <w:rPr>
                      <w:bCs/>
                    </w:rPr>
                    <w:t>a</w:t>
                  </w:r>
                  <w:r w:rsidRPr="006B220D">
                    <w:rPr>
                      <w:bCs/>
                    </w:rPr>
                    <w:t xml:space="preserve"> Court</w:t>
                  </w:r>
                </w:p>
                <w:p w:rsidRPr="00D173B4" w:rsidR="00AD0D53" w:rsidP="00996328" w:rsidRDefault="00AD0D53" w14:paraId="25DA155F" w14:textId="383F8E2F">
                  <w:pPr>
                    <w:rPr>
                      <w:b/>
                    </w:rPr>
                  </w:pPr>
                  <w:r w:rsidRPr="006B220D">
                    <w:rPr>
                      <w:b/>
                      <w:u w:val="single"/>
                    </w:rPr>
                    <w:t>Then</w:t>
                  </w:r>
                  <w:r w:rsidRPr="006B220D">
                    <w:rPr>
                      <w:bCs/>
                    </w:rPr>
                    <w:t xml:space="preserve"> the request is rejected, with a message</w:t>
                  </w:r>
                  <w:r w:rsidR="0050178F">
                    <w:rPr>
                      <w:bCs/>
                    </w:rPr>
                    <w:t xml:space="preserve"> explaining</w:t>
                  </w:r>
                  <w:r w:rsidRPr="006B220D">
                    <w:rPr>
                      <w:bCs/>
                    </w:rPr>
                    <w:t xml:space="preserve"> that </w:t>
                  </w:r>
                  <w:r w:rsidRPr="006B220D" w:rsidR="006B220D">
                    <w:rPr>
                      <w:bCs/>
                    </w:rPr>
                    <w:t>courts cannot be booked if the Daily Schedule is not active</w:t>
                  </w:r>
                </w:p>
              </w:tc>
              <w:tc>
                <w:tcPr>
                  <w:tcW w:w="4691" w:type="dxa"/>
                </w:tcPr>
                <w:p w:rsidR="00996328" w:rsidP="00315846" w:rsidRDefault="00484D82" w14:paraId="1C99A1D0" w14:textId="5D6A7B9E">
                  <w:pPr>
                    <w:rPr>
                      <w:b/>
                    </w:rPr>
                  </w:pPr>
                  <w:r>
                    <w:rPr>
                      <w:b/>
                    </w:rPr>
                    <w:t>F2 - Schedule is draft</w:t>
                  </w:r>
                </w:p>
                <w:p w:rsidRPr="006B220D" w:rsidR="00484D82" w:rsidP="00484D82" w:rsidRDefault="00484D82" w14:paraId="4CE167CD" w14:textId="77777777">
                  <w:pPr>
                    <w:rPr>
                      <w:bCs/>
                    </w:rPr>
                  </w:pPr>
                  <w:r w:rsidRPr="006B220D">
                    <w:rPr>
                      <w:b/>
                      <w:u w:val="single"/>
                    </w:rPr>
                    <w:t>Given</w:t>
                  </w:r>
                  <w:r w:rsidRPr="006B220D">
                    <w:rPr>
                      <w:bCs/>
                    </w:rPr>
                    <w:t xml:space="preserve"> an existing Daily Schedule</w:t>
                  </w:r>
                </w:p>
                <w:p w:rsidRPr="006B220D" w:rsidR="00484D82" w:rsidP="00484D82" w:rsidRDefault="00484D82" w14:paraId="7E5808FF" w14:textId="39ECCD6C">
                  <w:pPr>
                    <w:ind w:left="720"/>
                    <w:rPr>
                      <w:bCs/>
                    </w:rPr>
                  </w:pPr>
                  <w:r w:rsidRPr="006B220D">
                    <w:rPr>
                      <w:b/>
                    </w:rPr>
                    <w:t>And</w:t>
                  </w:r>
                  <w:r w:rsidRPr="006B220D">
                    <w:rPr>
                      <w:bCs/>
                    </w:rPr>
                    <w:t xml:space="preserve"> the Daily Schedule is </w:t>
                  </w:r>
                  <w:r w:rsidRPr="00484D82">
                    <w:rPr>
                      <w:bCs/>
                      <w:i/>
                      <w:iCs/>
                    </w:rPr>
                    <w:t>draft</w:t>
                  </w:r>
                  <w:r w:rsidRPr="006B220D">
                    <w:rPr>
                      <w:bCs/>
                    </w:rPr>
                    <w:t xml:space="preserve"> </w:t>
                  </w:r>
                </w:p>
                <w:p w:rsidRPr="006B220D" w:rsidR="00484D82" w:rsidP="00484D82" w:rsidRDefault="00484D82" w14:paraId="125E2390" w14:textId="77777777">
                  <w:pPr>
                    <w:rPr>
                      <w:bCs/>
                    </w:rPr>
                  </w:pPr>
                  <w:r w:rsidRPr="006B220D">
                    <w:rPr>
                      <w:b/>
                      <w:u w:val="single"/>
                    </w:rPr>
                    <w:t>When</w:t>
                  </w:r>
                  <w:r w:rsidRPr="006B220D">
                    <w:rPr>
                      <w:bCs/>
                    </w:rPr>
                    <w:t xml:space="preserve"> Player selects to book </w:t>
                  </w:r>
                  <w:r>
                    <w:rPr>
                      <w:bCs/>
                    </w:rPr>
                    <w:t>a</w:t>
                  </w:r>
                  <w:r w:rsidRPr="006B220D">
                    <w:rPr>
                      <w:bCs/>
                    </w:rPr>
                    <w:t xml:space="preserve"> Court</w:t>
                  </w:r>
                </w:p>
                <w:p w:rsidRPr="005268E5" w:rsidR="00484D82" w:rsidP="00484D82" w:rsidRDefault="00484D82" w14:paraId="3A72921D" w14:textId="408707C8">
                  <w:r w:rsidRPr="006B220D">
                    <w:rPr>
                      <w:b/>
                      <w:u w:val="single"/>
                    </w:rPr>
                    <w:t>Then</w:t>
                  </w:r>
                  <w:r w:rsidRPr="006B220D">
                    <w:rPr>
                      <w:bCs/>
                    </w:rPr>
                    <w:t xml:space="preserve"> the request is rejected, with a message</w:t>
                  </w:r>
                  <w:r>
                    <w:rPr>
                      <w:bCs/>
                    </w:rPr>
                    <w:t xml:space="preserve"> explaining</w:t>
                  </w:r>
                  <w:r w:rsidRPr="006B220D">
                    <w:rPr>
                      <w:bCs/>
                    </w:rPr>
                    <w:t xml:space="preserve"> that courts cannot be booked if the Daily Schedule is not active</w:t>
                  </w:r>
                </w:p>
              </w:tc>
            </w:tr>
            <w:tr w:rsidRPr="005268E5" w:rsidR="00F71D81" w:rsidTr="004779B6" w14:paraId="3C538A5E" w14:textId="77777777">
              <w:trPr>
                <w:cantSplit/>
              </w:trPr>
              <w:tc>
                <w:tcPr>
                  <w:tcW w:w="4691" w:type="dxa"/>
                </w:tcPr>
                <w:p w:rsidR="008E35BE" w:rsidP="008E35BE" w:rsidRDefault="008E35BE" w14:paraId="0A317F42" w14:textId="6F731AFD">
                  <w:pPr>
                    <w:rPr>
                      <w:b/>
                    </w:rPr>
                  </w:pPr>
                  <w:r>
                    <w:rPr>
                      <w:b/>
                    </w:rPr>
                    <w:t>F3 - Schedule not found</w:t>
                  </w:r>
                </w:p>
                <w:p w:rsidR="008E35BE" w:rsidP="008E35BE" w:rsidRDefault="008E35BE" w14:paraId="27EBACAB" w14:textId="77777777">
                  <w:pPr>
                    <w:rPr>
                      <w:bCs/>
                    </w:rPr>
                  </w:pPr>
                  <w:r>
                    <w:rPr>
                      <w:b/>
                      <w:u w:val="single"/>
                    </w:rPr>
                    <w:t>Given</w:t>
                  </w:r>
                  <w:r>
                    <w:rPr>
                      <w:bCs/>
                    </w:rPr>
                    <w:t xml:space="preserve"> a date</w:t>
                  </w:r>
                </w:p>
                <w:p w:rsidR="008E35BE" w:rsidP="008E35BE" w:rsidRDefault="008E35BE" w14:paraId="174BDD9C" w14:textId="77777777">
                  <w:pPr>
                    <w:ind w:left="720"/>
                    <w:rPr>
                      <w:bCs/>
                    </w:rPr>
                  </w:pPr>
                  <w:r>
                    <w:rPr>
                      <w:b/>
                    </w:rPr>
                    <w:t>And</w:t>
                  </w:r>
                  <w:r>
                    <w:rPr>
                      <w:bCs/>
                    </w:rPr>
                    <w:t xml:space="preserve"> no schedule has this date</w:t>
                  </w:r>
                </w:p>
                <w:p w:rsidR="008E35BE" w:rsidP="008E35BE" w:rsidRDefault="008E35BE" w14:paraId="54817A12" w14:textId="77777777">
                  <w:pPr>
                    <w:rPr>
                      <w:bCs/>
                    </w:rPr>
                  </w:pPr>
                  <w:r>
                    <w:rPr>
                      <w:b/>
                      <w:u w:val="single"/>
                    </w:rPr>
                    <w:t>When</w:t>
                  </w:r>
                  <w:r>
                    <w:rPr>
                      <w:bCs/>
                    </w:rPr>
                    <w:t xml:space="preserve"> a player selects to book a Court</w:t>
                  </w:r>
                </w:p>
                <w:p w:rsidRPr="000B5B12" w:rsidR="00CF56BF" w:rsidP="008E35BE" w:rsidRDefault="008E35BE" w14:paraId="3CE4AB08" w14:textId="0634DA90">
                  <w:pPr>
                    <w:rPr>
                      <w:bCs/>
                    </w:rPr>
                  </w:pPr>
                  <w:r>
                    <w:rPr>
                      <w:b/>
                      <w:u w:val="single"/>
                    </w:rPr>
                    <w:t>Then</w:t>
                  </w:r>
                  <w:r>
                    <w:rPr>
                      <w:bCs/>
                    </w:rPr>
                    <w:t xml:space="preserve"> the request is rejected, with a message explaining that there was no daily schedule on this date</w:t>
                  </w:r>
                </w:p>
              </w:tc>
              <w:tc>
                <w:tcPr>
                  <w:tcW w:w="4691" w:type="dxa"/>
                </w:tcPr>
                <w:p w:rsidR="00484D82" w:rsidP="00484D82" w:rsidRDefault="00484D82" w14:paraId="716A30A6" w14:textId="1EA34A44">
                  <w:pPr>
                    <w:rPr>
                      <w:b/>
                    </w:rPr>
                  </w:pPr>
                  <w:r>
                    <w:rPr>
                      <w:b/>
                    </w:rPr>
                    <w:t>F4 – Court not found</w:t>
                  </w:r>
                </w:p>
                <w:p w:rsidRPr="006B220D" w:rsidR="00484D82" w:rsidP="00484D82" w:rsidRDefault="00484D82" w14:paraId="11D947E5" w14:textId="77777777">
                  <w:pPr>
                    <w:rPr>
                      <w:bCs/>
                    </w:rPr>
                  </w:pPr>
                  <w:r w:rsidRPr="006B220D">
                    <w:rPr>
                      <w:b/>
                      <w:u w:val="single"/>
                    </w:rPr>
                    <w:t>Given</w:t>
                  </w:r>
                  <w:r w:rsidRPr="006B220D">
                    <w:rPr>
                      <w:bCs/>
                    </w:rPr>
                    <w:t xml:space="preserve"> an existing Daily Schedule</w:t>
                  </w:r>
                </w:p>
                <w:p w:rsidRPr="006B220D" w:rsidR="00484D82" w:rsidP="00484D82" w:rsidRDefault="00484D82" w14:paraId="57A7CBC5" w14:textId="77777777">
                  <w:pPr>
                    <w:ind w:left="720"/>
                    <w:rPr>
                      <w:bCs/>
                    </w:rPr>
                  </w:pPr>
                  <w:r w:rsidRPr="006B220D">
                    <w:rPr>
                      <w:b/>
                    </w:rPr>
                    <w:t>And</w:t>
                  </w:r>
                  <w:r w:rsidRPr="006B220D">
                    <w:rPr>
                      <w:bCs/>
                    </w:rPr>
                    <w:t xml:space="preserve"> the Daily Schedule is </w:t>
                  </w:r>
                  <w:r>
                    <w:rPr>
                      <w:bCs/>
                    </w:rPr>
                    <w:t>active</w:t>
                  </w:r>
                </w:p>
                <w:p w:rsidR="00484D82" w:rsidP="00484D82" w:rsidRDefault="00484D82" w14:paraId="5B412B84" w14:textId="77777777">
                  <w:pPr>
                    <w:ind w:left="720"/>
                    <w:rPr>
                      <w:bCs/>
                    </w:rPr>
                  </w:pPr>
                  <w:r w:rsidRPr="006B220D">
                    <w:rPr>
                      <w:b/>
                    </w:rPr>
                    <w:t>And</w:t>
                  </w:r>
                  <w:r w:rsidRPr="006B220D">
                    <w:rPr>
                      <w:bCs/>
                    </w:rPr>
                    <w:t xml:space="preserve"> Player chooses valid time and duration</w:t>
                  </w:r>
                </w:p>
                <w:p w:rsidRPr="006B220D" w:rsidR="00484D82" w:rsidP="00484D82" w:rsidRDefault="00484D82" w14:paraId="6E2F56D2" w14:textId="77777777">
                  <w:pPr>
                    <w:ind w:left="720"/>
                    <w:rPr>
                      <w:bCs/>
                    </w:rPr>
                  </w:pPr>
                  <w:r>
                    <w:rPr>
                      <w:b/>
                    </w:rPr>
                    <w:t>And</w:t>
                  </w:r>
                  <w:r w:rsidRPr="004F3355">
                    <w:rPr>
                      <w:bCs/>
                    </w:rPr>
                    <w:t xml:space="preserve"> there </w:t>
                  </w:r>
                  <w:r>
                    <w:rPr>
                      <w:bCs/>
                    </w:rPr>
                    <w:t>are</w:t>
                  </w:r>
                  <w:r w:rsidRPr="004F3355">
                    <w:rPr>
                      <w:bCs/>
                    </w:rPr>
                    <w:t xml:space="preserve"> </w:t>
                  </w:r>
                  <w:r>
                    <w:rPr>
                      <w:bCs/>
                    </w:rPr>
                    <w:t>one or more</w:t>
                  </w:r>
                  <w:r w:rsidRPr="004F3355">
                    <w:rPr>
                      <w:bCs/>
                    </w:rPr>
                    <w:t xml:space="preserve"> Court</w:t>
                  </w:r>
                  <w:r>
                    <w:rPr>
                      <w:bCs/>
                    </w:rPr>
                    <w:t>s</w:t>
                  </w:r>
                </w:p>
                <w:p w:rsidR="00484D82" w:rsidP="00484D82" w:rsidRDefault="00484D82" w14:paraId="29229766" w14:textId="77777777">
                  <w:pPr>
                    <w:rPr>
                      <w:bCs/>
                    </w:rPr>
                  </w:pPr>
                  <w:r w:rsidRPr="006B220D">
                    <w:rPr>
                      <w:b/>
                      <w:u w:val="single"/>
                    </w:rPr>
                    <w:t>When</w:t>
                  </w:r>
                  <w:r w:rsidRPr="006B220D">
                    <w:rPr>
                      <w:bCs/>
                    </w:rPr>
                    <w:t xml:space="preserve"> Player selects to book </w:t>
                  </w:r>
                  <w:r>
                    <w:rPr>
                      <w:bCs/>
                    </w:rPr>
                    <w:t>a</w:t>
                  </w:r>
                  <w:r w:rsidRPr="006B220D">
                    <w:rPr>
                      <w:bCs/>
                    </w:rPr>
                    <w:t xml:space="preserve"> Court</w:t>
                  </w:r>
                </w:p>
                <w:p w:rsidRPr="00EB4365" w:rsidR="00484D82" w:rsidP="00484D82" w:rsidRDefault="00484D82" w14:paraId="2F16E71E" w14:textId="0E39BFE3">
                  <w:pPr>
                    <w:ind w:left="720"/>
                    <w:rPr>
                      <w:bCs/>
                    </w:rPr>
                  </w:pPr>
                  <w:r>
                    <w:rPr>
                      <w:b/>
                    </w:rPr>
                    <w:t>And</w:t>
                  </w:r>
                  <w:r>
                    <w:rPr>
                      <w:bCs/>
                    </w:rPr>
                    <w:t xml:space="preserve"> that court does not exist</w:t>
                  </w:r>
                  <w:r w:rsidR="00B5420B">
                    <w:rPr>
                      <w:bCs/>
                    </w:rPr>
                    <w:t xml:space="preserve"> in the daily schedule</w:t>
                  </w:r>
                </w:p>
                <w:p w:rsidR="00F71D81" w:rsidP="00484D82" w:rsidRDefault="00484D82" w14:paraId="2B822F0B" w14:textId="1CAD332E">
                  <w:pPr>
                    <w:rPr>
                      <w:b/>
                    </w:rPr>
                  </w:pPr>
                  <w:r w:rsidRPr="006B220D">
                    <w:rPr>
                      <w:b/>
                      <w:u w:val="single"/>
                    </w:rPr>
                    <w:t>Then</w:t>
                  </w:r>
                  <w:r w:rsidRPr="006B220D">
                    <w:rPr>
                      <w:bCs/>
                    </w:rPr>
                    <w:t xml:space="preserve"> the request is rejected, with a message </w:t>
                  </w:r>
                  <w:r>
                    <w:rPr>
                      <w:bCs/>
                    </w:rPr>
                    <w:t xml:space="preserve">explaining </w:t>
                  </w:r>
                  <w:r w:rsidRPr="006B220D">
                    <w:rPr>
                      <w:bCs/>
                    </w:rPr>
                    <w:t xml:space="preserve">that </w:t>
                  </w:r>
                  <w:r>
                    <w:rPr>
                      <w:bCs/>
                    </w:rPr>
                    <w:t>the court was not found</w:t>
                  </w:r>
                </w:p>
              </w:tc>
            </w:tr>
            <w:tr w:rsidRPr="005268E5" w:rsidR="009E20E9" w:rsidTr="004779B6" w14:paraId="08C6CE59" w14:textId="77777777">
              <w:trPr>
                <w:cantSplit/>
              </w:trPr>
              <w:tc>
                <w:tcPr>
                  <w:tcW w:w="4691" w:type="dxa"/>
                </w:tcPr>
                <w:p w:rsidR="008E35BE" w:rsidP="008E35BE" w:rsidRDefault="008E35BE" w14:paraId="17785DF0" w14:textId="69C719C5">
                  <w:pPr>
                    <w:rPr>
                      <w:b/>
                    </w:rPr>
                  </w:pPr>
                  <w:r>
                    <w:rPr>
                      <w:b/>
                    </w:rPr>
                    <w:t>F5 – Booking start time before schedule start time</w:t>
                  </w:r>
                </w:p>
                <w:p w:rsidR="008E35BE" w:rsidP="008E35BE" w:rsidRDefault="008E35BE" w14:paraId="6675C1AC" w14:textId="2AEF11E6">
                  <w:pPr>
                    <w:rPr>
                      <w:bCs/>
                    </w:rPr>
                  </w:pPr>
                  <w:r w:rsidRPr="00C33D86">
                    <w:rPr>
                      <w:b/>
                      <w:u w:val="single"/>
                    </w:rPr>
                    <w:t>Given</w:t>
                  </w:r>
                  <w:r>
                    <w:rPr>
                      <w:bCs/>
                    </w:rPr>
                    <w:t xml:space="preserve"> an existing Daily Schedule</w:t>
                  </w:r>
                </w:p>
                <w:p w:rsidR="008E35BE" w:rsidP="008E35BE" w:rsidRDefault="008E35BE" w14:paraId="4E93D034" w14:textId="77777777">
                  <w:pPr>
                    <w:rPr>
                      <w:bCs/>
                    </w:rPr>
                  </w:pPr>
                  <w:r w:rsidRPr="00C33D86">
                    <w:rPr>
                      <w:b/>
                      <w:u w:val="single"/>
                    </w:rPr>
                    <w:t>When</w:t>
                  </w:r>
                  <w:r>
                    <w:rPr>
                      <w:bCs/>
                    </w:rPr>
                    <w:t xml:space="preserve"> a Player selects to book a Court</w:t>
                  </w:r>
                </w:p>
                <w:p w:rsidR="008E35BE" w:rsidP="008E35BE" w:rsidRDefault="008E35BE" w14:paraId="17A74A3D" w14:textId="77777777">
                  <w:pPr>
                    <w:ind w:left="720"/>
                    <w:rPr>
                      <w:bCs/>
                    </w:rPr>
                  </w:pPr>
                  <w:r w:rsidRPr="00C33D86">
                    <w:rPr>
                      <w:b/>
                    </w:rPr>
                    <w:t>And</w:t>
                  </w:r>
                  <w:r>
                    <w:rPr>
                      <w:bCs/>
                    </w:rPr>
                    <w:t xml:space="preserve"> the booking start time is before the schedule start time</w:t>
                  </w:r>
                </w:p>
                <w:p w:rsidRPr="000B284A" w:rsidR="00F30A63" w:rsidP="008E35BE" w:rsidRDefault="008E35BE" w14:paraId="78FD4CDD" w14:textId="07D7B67E">
                  <w:pPr>
                    <w:rPr>
                      <w:bCs/>
                    </w:rPr>
                  </w:pPr>
                  <w:r w:rsidRPr="00CF56BF">
                    <w:rPr>
                      <w:b/>
                      <w:u w:val="single"/>
                    </w:rPr>
                    <w:t>Then</w:t>
                  </w:r>
                  <w:r>
                    <w:rPr>
                      <w:bCs/>
                    </w:rPr>
                    <w:t xml:space="preserve"> the request is rejected, with a message explaining the error</w:t>
                  </w:r>
                </w:p>
              </w:tc>
              <w:tc>
                <w:tcPr>
                  <w:tcW w:w="4691" w:type="dxa"/>
                </w:tcPr>
                <w:p w:rsidR="009E20E9" w:rsidP="00F71D81" w:rsidRDefault="00D37474" w14:paraId="3EEB405A" w14:textId="77777777">
                  <w:pPr>
                    <w:rPr>
                      <w:b/>
                    </w:rPr>
                  </w:pPr>
                  <w:r>
                    <w:rPr>
                      <w:b/>
                    </w:rPr>
                    <w:t xml:space="preserve">F6 - </w:t>
                  </w:r>
                  <w:r w:rsidR="004E7C51">
                    <w:rPr>
                      <w:b/>
                    </w:rPr>
                    <w:t>Booking end time before schedule start time</w:t>
                  </w:r>
                </w:p>
                <w:p w:rsidR="00712F1D" w:rsidP="00712F1D" w:rsidRDefault="00712F1D" w14:paraId="0FDA3288" w14:textId="661FEA4D">
                  <w:pPr>
                    <w:rPr>
                      <w:bCs/>
                    </w:rPr>
                  </w:pPr>
                  <w:r w:rsidRPr="00C33D86">
                    <w:rPr>
                      <w:b/>
                      <w:u w:val="single"/>
                    </w:rPr>
                    <w:t>Given</w:t>
                  </w:r>
                  <w:r>
                    <w:rPr>
                      <w:bCs/>
                    </w:rPr>
                    <w:t xml:space="preserve"> an existing Daily Schedule</w:t>
                  </w:r>
                </w:p>
                <w:p w:rsidR="00712F1D" w:rsidP="00712F1D" w:rsidRDefault="00712F1D" w14:paraId="40D147A6" w14:textId="77777777">
                  <w:pPr>
                    <w:rPr>
                      <w:bCs/>
                    </w:rPr>
                  </w:pPr>
                  <w:r w:rsidRPr="00C33D86">
                    <w:rPr>
                      <w:b/>
                      <w:u w:val="single"/>
                    </w:rPr>
                    <w:t>When</w:t>
                  </w:r>
                  <w:r>
                    <w:rPr>
                      <w:bCs/>
                    </w:rPr>
                    <w:t xml:space="preserve"> a Player selects to book a Court</w:t>
                  </w:r>
                </w:p>
                <w:p w:rsidR="00712F1D" w:rsidP="00712F1D" w:rsidRDefault="00712F1D" w14:paraId="37B686A5" w14:textId="4F190254">
                  <w:pPr>
                    <w:ind w:left="720"/>
                    <w:rPr>
                      <w:bCs/>
                    </w:rPr>
                  </w:pPr>
                  <w:r w:rsidRPr="00C33D86">
                    <w:rPr>
                      <w:b/>
                    </w:rPr>
                    <w:t>And</w:t>
                  </w:r>
                  <w:r>
                    <w:rPr>
                      <w:bCs/>
                    </w:rPr>
                    <w:t xml:space="preserve"> the booking end time is before the schedule start time</w:t>
                  </w:r>
                </w:p>
                <w:p w:rsidR="00D37474" w:rsidP="00712F1D" w:rsidRDefault="00712F1D" w14:paraId="287AC43B" w14:textId="70582B86">
                  <w:pPr>
                    <w:rPr>
                      <w:b/>
                    </w:rPr>
                  </w:pPr>
                  <w:r w:rsidRPr="00CF56BF">
                    <w:rPr>
                      <w:b/>
                      <w:u w:val="single"/>
                    </w:rPr>
                    <w:t>Then</w:t>
                  </w:r>
                  <w:r>
                    <w:rPr>
                      <w:bCs/>
                    </w:rPr>
                    <w:t xml:space="preserve"> the request is rejected, with a message explaining the error</w:t>
                  </w:r>
                </w:p>
              </w:tc>
            </w:tr>
            <w:tr w:rsidRPr="005268E5" w:rsidR="004E7C51" w:rsidTr="004779B6" w14:paraId="49C34CF5" w14:textId="77777777">
              <w:trPr>
                <w:cantSplit/>
              </w:trPr>
              <w:tc>
                <w:tcPr>
                  <w:tcW w:w="4691" w:type="dxa"/>
                </w:tcPr>
                <w:p w:rsidR="004E7C51" w:rsidP="004E7C51" w:rsidRDefault="00712F1D" w14:paraId="474BAB4B" w14:textId="277FC343">
                  <w:pPr>
                    <w:rPr>
                      <w:b/>
                    </w:rPr>
                  </w:pPr>
                  <w:r>
                    <w:rPr>
                      <w:b/>
                    </w:rPr>
                    <w:t xml:space="preserve">F7 - </w:t>
                  </w:r>
                  <w:r w:rsidR="004E7C51">
                    <w:rPr>
                      <w:b/>
                    </w:rPr>
                    <w:t xml:space="preserve">Booking start time after schedule </w:t>
                  </w:r>
                  <w:r w:rsidR="00365470">
                    <w:rPr>
                      <w:b/>
                    </w:rPr>
                    <w:t>end</w:t>
                  </w:r>
                  <w:r w:rsidR="004E7C51">
                    <w:rPr>
                      <w:b/>
                    </w:rPr>
                    <w:t xml:space="preserve"> time</w:t>
                  </w:r>
                </w:p>
                <w:p w:rsidR="008E35BE" w:rsidP="008E35BE" w:rsidRDefault="008E35BE" w14:paraId="2DC1E019" w14:textId="6196943C">
                  <w:pPr>
                    <w:rPr>
                      <w:bCs/>
                    </w:rPr>
                  </w:pPr>
                  <w:r w:rsidRPr="00C33D86">
                    <w:rPr>
                      <w:b/>
                      <w:u w:val="single"/>
                    </w:rPr>
                    <w:t>Given</w:t>
                  </w:r>
                  <w:r>
                    <w:rPr>
                      <w:bCs/>
                    </w:rPr>
                    <w:t xml:space="preserve"> an existing Daily Schedule</w:t>
                  </w:r>
                </w:p>
                <w:p w:rsidR="008E35BE" w:rsidP="008E35BE" w:rsidRDefault="008E35BE" w14:paraId="01BEFD0C" w14:textId="77777777">
                  <w:pPr>
                    <w:rPr>
                      <w:bCs/>
                    </w:rPr>
                  </w:pPr>
                  <w:r w:rsidRPr="00C33D86">
                    <w:rPr>
                      <w:b/>
                      <w:u w:val="single"/>
                    </w:rPr>
                    <w:t>When</w:t>
                  </w:r>
                  <w:r>
                    <w:rPr>
                      <w:bCs/>
                    </w:rPr>
                    <w:t xml:space="preserve"> a Player selects to book a Court</w:t>
                  </w:r>
                </w:p>
                <w:p w:rsidR="008E35BE" w:rsidP="008E35BE" w:rsidRDefault="008E35BE" w14:paraId="16FE604C" w14:textId="75BACB70">
                  <w:pPr>
                    <w:ind w:left="720"/>
                    <w:rPr>
                      <w:bCs/>
                    </w:rPr>
                  </w:pPr>
                  <w:r w:rsidRPr="00C33D86">
                    <w:rPr>
                      <w:b/>
                    </w:rPr>
                    <w:t>And</w:t>
                  </w:r>
                  <w:r>
                    <w:rPr>
                      <w:bCs/>
                    </w:rPr>
                    <w:t xml:space="preserve"> the booking start time is after the schedule start time</w:t>
                  </w:r>
                </w:p>
                <w:p w:rsidR="00712F1D" w:rsidP="008E35BE" w:rsidRDefault="008E35BE" w14:paraId="4DB84C4A" w14:textId="37C0FA29">
                  <w:pPr>
                    <w:rPr>
                      <w:b/>
                    </w:rPr>
                  </w:pPr>
                  <w:r w:rsidRPr="00CF56BF">
                    <w:rPr>
                      <w:b/>
                      <w:u w:val="single"/>
                    </w:rPr>
                    <w:t>Then</w:t>
                  </w:r>
                  <w:r>
                    <w:rPr>
                      <w:bCs/>
                    </w:rPr>
                    <w:t xml:space="preserve"> the request is rejected, with a message explaining the error</w:t>
                  </w:r>
                </w:p>
              </w:tc>
              <w:tc>
                <w:tcPr>
                  <w:tcW w:w="4691" w:type="dxa"/>
                </w:tcPr>
                <w:p w:rsidR="004E7C51" w:rsidP="004E7C51" w:rsidRDefault="008E35BE" w14:paraId="2C47B440" w14:textId="77777777">
                  <w:pPr>
                    <w:rPr>
                      <w:b/>
                    </w:rPr>
                  </w:pPr>
                  <w:r>
                    <w:rPr>
                      <w:b/>
                    </w:rPr>
                    <w:t xml:space="preserve">F8 - </w:t>
                  </w:r>
                  <w:r w:rsidR="004E7C51">
                    <w:rPr>
                      <w:b/>
                    </w:rPr>
                    <w:t xml:space="preserve">Booking end time after schedule </w:t>
                  </w:r>
                  <w:r w:rsidR="00365470">
                    <w:rPr>
                      <w:b/>
                    </w:rPr>
                    <w:t>end</w:t>
                  </w:r>
                  <w:r w:rsidR="004E7C51">
                    <w:rPr>
                      <w:b/>
                    </w:rPr>
                    <w:t xml:space="preserve"> time</w:t>
                  </w:r>
                </w:p>
                <w:p w:rsidR="008E35BE" w:rsidP="008E35BE" w:rsidRDefault="008E35BE" w14:paraId="55DAD1B7" w14:textId="77777777">
                  <w:pPr>
                    <w:rPr>
                      <w:bCs/>
                    </w:rPr>
                  </w:pPr>
                  <w:r w:rsidRPr="00C33D86">
                    <w:rPr>
                      <w:b/>
                      <w:u w:val="single"/>
                    </w:rPr>
                    <w:t>Given</w:t>
                  </w:r>
                  <w:r>
                    <w:rPr>
                      <w:bCs/>
                    </w:rPr>
                    <w:t xml:space="preserve"> an existing Daily Schedule</w:t>
                  </w:r>
                </w:p>
                <w:p w:rsidR="008E35BE" w:rsidP="008E35BE" w:rsidRDefault="008E35BE" w14:paraId="46AC4AD9" w14:textId="77777777">
                  <w:pPr>
                    <w:rPr>
                      <w:bCs/>
                    </w:rPr>
                  </w:pPr>
                  <w:r w:rsidRPr="00C33D86">
                    <w:rPr>
                      <w:b/>
                      <w:u w:val="single"/>
                    </w:rPr>
                    <w:t>When</w:t>
                  </w:r>
                  <w:r>
                    <w:rPr>
                      <w:bCs/>
                    </w:rPr>
                    <w:t xml:space="preserve"> a Player selects to book a Court</w:t>
                  </w:r>
                </w:p>
                <w:p w:rsidR="008E35BE" w:rsidP="008E35BE" w:rsidRDefault="008E35BE" w14:paraId="5AC039DA" w14:textId="35C8D151">
                  <w:pPr>
                    <w:ind w:left="720"/>
                    <w:rPr>
                      <w:bCs/>
                    </w:rPr>
                  </w:pPr>
                  <w:r w:rsidRPr="00C33D86">
                    <w:rPr>
                      <w:b/>
                    </w:rPr>
                    <w:t>And</w:t>
                  </w:r>
                  <w:r>
                    <w:rPr>
                      <w:bCs/>
                    </w:rPr>
                    <w:t xml:space="preserve"> the booking end time is after the schedule start time</w:t>
                  </w:r>
                </w:p>
                <w:p w:rsidR="008E35BE" w:rsidP="008E35BE" w:rsidRDefault="008E35BE" w14:paraId="32538934" w14:textId="1B7843ED">
                  <w:pPr>
                    <w:rPr>
                      <w:b/>
                    </w:rPr>
                  </w:pPr>
                  <w:r w:rsidRPr="00CF56BF">
                    <w:rPr>
                      <w:b/>
                      <w:u w:val="single"/>
                    </w:rPr>
                    <w:t>Then</w:t>
                  </w:r>
                  <w:r>
                    <w:rPr>
                      <w:bCs/>
                    </w:rPr>
                    <w:t xml:space="preserve"> the request is rejected, with a message explaining the error</w:t>
                  </w:r>
                </w:p>
              </w:tc>
            </w:tr>
            <w:tr w:rsidRPr="005268E5" w:rsidR="0067043D" w:rsidTr="004779B6" w14:paraId="0727A5B7" w14:textId="77777777">
              <w:trPr>
                <w:cantSplit/>
              </w:trPr>
              <w:tc>
                <w:tcPr>
                  <w:tcW w:w="4691" w:type="dxa"/>
                </w:tcPr>
                <w:p w:rsidR="0067043D" w:rsidP="0067043D" w:rsidRDefault="008E35BE" w14:paraId="2DDBC96D" w14:textId="5A2EBA39">
                  <w:pPr>
                    <w:rPr>
                      <w:b/>
                    </w:rPr>
                  </w:pPr>
                  <w:r>
                    <w:rPr>
                      <w:b/>
                    </w:rPr>
                    <w:t>F</w:t>
                  </w:r>
                  <w:r w:rsidR="00D20BC9">
                    <w:rPr>
                      <w:b/>
                    </w:rPr>
                    <w:t xml:space="preserve">9 - </w:t>
                  </w:r>
                  <w:r>
                    <w:rPr>
                      <w:b/>
                    </w:rPr>
                    <w:t xml:space="preserve">Incorrect </w:t>
                  </w:r>
                  <w:r w:rsidR="00D57C64">
                    <w:rPr>
                      <w:b/>
                    </w:rPr>
                    <w:t xml:space="preserve">booking </w:t>
                  </w:r>
                  <w:r>
                    <w:rPr>
                      <w:b/>
                    </w:rPr>
                    <w:t>start or end time format</w:t>
                  </w:r>
                </w:p>
                <w:p w:rsidR="008E35BE" w:rsidP="0067043D" w:rsidRDefault="00D20BC9" w14:paraId="47EA0333" w14:textId="77777777">
                  <w:pPr>
                    <w:rPr>
                      <w:bCs/>
                    </w:rPr>
                  </w:pPr>
                  <w:r>
                    <w:rPr>
                      <w:b/>
                      <w:u w:val="single"/>
                    </w:rPr>
                    <w:t>Given</w:t>
                  </w:r>
                  <w:r>
                    <w:rPr>
                      <w:bCs/>
                    </w:rPr>
                    <w:t xml:space="preserve"> an existing Daily Schedule</w:t>
                  </w:r>
                </w:p>
                <w:p w:rsidR="00D20BC9" w:rsidP="0067043D" w:rsidRDefault="00D20BC9" w14:paraId="1A05EB78" w14:textId="77777777">
                  <w:pPr>
                    <w:rPr>
                      <w:bCs/>
                    </w:rPr>
                  </w:pPr>
                  <w:r>
                    <w:rPr>
                      <w:b/>
                      <w:u w:val="single"/>
                    </w:rPr>
                    <w:t>When</w:t>
                  </w:r>
                  <w:r>
                    <w:rPr>
                      <w:bCs/>
                    </w:rPr>
                    <w:t xml:space="preserve"> a Player</w:t>
                  </w:r>
                  <w:r w:rsidR="007D11B3">
                    <w:rPr>
                      <w:bCs/>
                    </w:rPr>
                    <w:t xml:space="preserve"> selects to book a Court</w:t>
                  </w:r>
                </w:p>
                <w:p w:rsidR="007D11B3" w:rsidP="008C70C4" w:rsidRDefault="007D11B3" w14:paraId="76B0721C" w14:textId="692A05FC">
                  <w:pPr>
                    <w:ind w:left="720"/>
                    <w:rPr>
                      <w:bCs/>
                    </w:rPr>
                  </w:pPr>
                  <w:r>
                    <w:rPr>
                      <w:b/>
                    </w:rPr>
                    <w:t>And</w:t>
                  </w:r>
                  <w:r>
                    <w:rPr>
                      <w:bCs/>
                    </w:rPr>
                    <w:t xml:space="preserve"> the booking start or end time has an incorrect minute</w:t>
                  </w:r>
                  <w:r w:rsidR="00CB679A">
                    <w:rPr>
                      <w:bCs/>
                    </w:rPr>
                    <w:t>:</w:t>
                  </w:r>
                </w:p>
                <w:p w:rsidR="00CB679A" w:rsidP="0067043D" w:rsidRDefault="00CB679A" w14:paraId="58411B29" w14:textId="77777777">
                  <w:pPr>
                    <w:rPr>
                      <w:bCs/>
                    </w:rPr>
                  </w:pPr>
                </w:p>
                <w:p w:rsidRPr="00DC7BE0" w:rsidR="00166D93" w:rsidP="0067043D" w:rsidRDefault="00166D93" w14:paraId="7C77AEDD" w14:textId="39431A56">
                  <w:pPr>
                    <w:rPr>
                      <w:rFonts w:ascii="Consolas" w:hAnsi="Consolas"/>
                    </w:rPr>
                  </w:pPr>
                  <w:r w:rsidRPr="00DC7BE0">
                    <w:rPr>
                      <w:rFonts w:ascii="Consolas" w:hAnsi="Consolas"/>
                    </w:rPr>
                    <w:t xml:space="preserve">    |</w:t>
                  </w:r>
                  <w:r w:rsidRPr="00DC7BE0" w:rsidR="00291D00">
                    <w:rPr>
                      <w:rFonts w:ascii="Consolas" w:hAnsi="Consolas"/>
                    </w:rPr>
                    <w:t xml:space="preserve">  </w:t>
                  </w:r>
                  <w:r w:rsidRPr="00DC7BE0">
                    <w:rPr>
                      <w:rFonts w:ascii="Consolas" w:hAnsi="Consolas"/>
                    </w:rPr>
                    <w:t>start</w:t>
                  </w:r>
                  <w:r w:rsidRPr="00DC7BE0" w:rsidR="00CB679A">
                    <w:rPr>
                      <w:rFonts w:ascii="Consolas" w:hAnsi="Consolas"/>
                    </w:rPr>
                    <w:t xml:space="preserve"> or end</w:t>
                  </w:r>
                  <w:r w:rsidRPr="00DC7BE0">
                    <w:rPr>
                      <w:rFonts w:ascii="Consolas" w:hAnsi="Consolas"/>
                    </w:rPr>
                    <w:t>: 14.01</w:t>
                  </w:r>
                  <w:r w:rsidRPr="00DC7BE0" w:rsidR="00291D00">
                    <w:rPr>
                      <w:rFonts w:ascii="Consolas" w:hAnsi="Consolas"/>
                    </w:rPr>
                    <w:t xml:space="preserve">  |</w:t>
                  </w:r>
                </w:p>
                <w:p w:rsidRPr="00DC7BE0" w:rsidR="00291D00" w:rsidP="00291D00" w:rsidRDefault="00291D00" w14:paraId="338DD496" w14:textId="74A2F5CF">
                  <w:pPr>
                    <w:rPr>
                      <w:rFonts w:ascii="Consolas" w:hAnsi="Consolas"/>
                    </w:rPr>
                  </w:pPr>
                  <w:r w:rsidRPr="00DC7BE0">
                    <w:rPr>
                      <w:rFonts w:ascii="Consolas" w:hAnsi="Consolas"/>
                    </w:rPr>
                    <w:t xml:space="preserve">    |  </w:t>
                  </w:r>
                  <w:r w:rsidRPr="00DC7BE0" w:rsidR="00CB679A">
                    <w:rPr>
                      <w:rFonts w:ascii="Consolas" w:hAnsi="Consolas"/>
                    </w:rPr>
                    <w:t>start or end</w:t>
                  </w:r>
                  <w:r w:rsidRPr="00DC7BE0">
                    <w:rPr>
                      <w:rFonts w:ascii="Consolas" w:hAnsi="Consolas"/>
                    </w:rPr>
                    <w:t>: 14.59  |</w:t>
                  </w:r>
                </w:p>
                <w:p w:rsidRPr="00DC7BE0" w:rsidR="00291D00" w:rsidP="00291D00" w:rsidRDefault="00291D00" w14:paraId="26629E70" w14:textId="2F325CDF">
                  <w:pPr>
                    <w:rPr>
                      <w:rFonts w:ascii="Consolas" w:hAnsi="Consolas"/>
                    </w:rPr>
                  </w:pPr>
                  <w:r w:rsidRPr="00DC7BE0">
                    <w:rPr>
                      <w:rFonts w:ascii="Consolas" w:hAnsi="Consolas"/>
                    </w:rPr>
                    <w:t xml:space="preserve">    |  </w:t>
                  </w:r>
                  <w:r w:rsidRPr="00DC7BE0" w:rsidR="00CB679A">
                    <w:rPr>
                      <w:rFonts w:ascii="Consolas" w:hAnsi="Consolas"/>
                    </w:rPr>
                    <w:t>start or end</w:t>
                  </w:r>
                  <w:r w:rsidRPr="00DC7BE0">
                    <w:rPr>
                      <w:rFonts w:ascii="Consolas" w:hAnsi="Consolas"/>
                    </w:rPr>
                    <w:t>: 14.15  |</w:t>
                  </w:r>
                </w:p>
                <w:p w:rsidRPr="00DC7BE0" w:rsidR="00291D00" w:rsidP="00291D00" w:rsidRDefault="00291D00" w14:paraId="77F9FB31" w14:textId="6707C2B9">
                  <w:pPr>
                    <w:rPr>
                      <w:rFonts w:ascii="Consolas" w:hAnsi="Consolas"/>
                    </w:rPr>
                  </w:pPr>
                  <w:r w:rsidRPr="00DC7BE0">
                    <w:rPr>
                      <w:rFonts w:ascii="Consolas" w:hAnsi="Consolas"/>
                    </w:rPr>
                    <w:t xml:space="preserve">    |  </w:t>
                  </w:r>
                  <w:r w:rsidRPr="00DC7BE0" w:rsidR="00CB679A">
                    <w:rPr>
                      <w:rFonts w:ascii="Consolas" w:hAnsi="Consolas"/>
                    </w:rPr>
                    <w:t>start or end</w:t>
                  </w:r>
                  <w:r w:rsidRPr="00DC7BE0">
                    <w:rPr>
                      <w:rFonts w:ascii="Consolas" w:hAnsi="Consolas"/>
                    </w:rPr>
                    <w:t>: 14.29  |</w:t>
                  </w:r>
                </w:p>
                <w:p w:rsidRPr="00DC7BE0" w:rsidR="00291D00" w:rsidP="00291D00" w:rsidRDefault="00291D00" w14:paraId="3DF49F4E" w14:textId="009BAB72">
                  <w:pPr>
                    <w:rPr>
                      <w:rFonts w:ascii="Consolas" w:hAnsi="Consolas"/>
                    </w:rPr>
                  </w:pPr>
                  <w:r w:rsidRPr="00DC7BE0">
                    <w:rPr>
                      <w:rFonts w:ascii="Consolas" w:hAnsi="Consolas"/>
                    </w:rPr>
                    <w:t xml:space="preserve">    |  </w:t>
                  </w:r>
                  <w:r w:rsidRPr="00DC7BE0" w:rsidR="00CB679A">
                    <w:rPr>
                      <w:rFonts w:ascii="Consolas" w:hAnsi="Consolas"/>
                    </w:rPr>
                    <w:t>start or end</w:t>
                  </w:r>
                  <w:r w:rsidRPr="00DC7BE0">
                    <w:rPr>
                      <w:rFonts w:ascii="Consolas" w:hAnsi="Consolas"/>
                    </w:rPr>
                    <w:t>: 14.31  |</w:t>
                  </w:r>
                </w:p>
                <w:p w:rsidRPr="00DC7BE0" w:rsidR="00CB679A" w:rsidP="00CB679A" w:rsidRDefault="00CB679A" w14:paraId="445CAE30" w14:textId="0F1A3AC5">
                  <w:pPr>
                    <w:rPr>
                      <w:rFonts w:ascii="Consolas" w:hAnsi="Consolas"/>
                    </w:rPr>
                  </w:pPr>
                  <w:r w:rsidRPr="00DC7BE0">
                    <w:rPr>
                      <w:rFonts w:ascii="Consolas" w:hAnsi="Consolas"/>
                    </w:rPr>
                    <w:t xml:space="preserve">    |  start or end: 14.</w:t>
                  </w:r>
                  <w:r w:rsidRPr="00DC7BE0" w:rsidR="008C70C4">
                    <w:rPr>
                      <w:rFonts w:ascii="Consolas" w:hAnsi="Consolas"/>
                    </w:rPr>
                    <w:t>45</w:t>
                  </w:r>
                  <w:r w:rsidRPr="00DC7BE0">
                    <w:rPr>
                      <w:rFonts w:ascii="Consolas" w:hAnsi="Consolas"/>
                    </w:rPr>
                    <w:t xml:space="preserve">  |</w:t>
                  </w:r>
                </w:p>
                <w:p w:rsidR="00291D00" w:rsidP="0067043D" w:rsidRDefault="00291D00" w14:paraId="03000A0A" w14:textId="5C6B0AED">
                  <w:pPr>
                    <w:rPr>
                      <w:bCs/>
                    </w:rPr>
                  </w:pPr>
                </w:p>
                <w:p w:rsidRPr="00166D93" w:rsidR="00166D93" w:rsidP="0067043D" w:rsidRDefault="00166D93" w14:paraId="2059C19E" w14:textId="3D45A3DC">
                  <w:pPr>
                    <w:rPr>
                      <w:bCs/>
                    </w:rPr>
                  </w:pPr>
                  <w:r>
                    <w:rPr>
                      <w:b/>
                      <w:u w:val="single"/>
                    </w:rPr>
                    <w:t>Then</w:t>
                  </w:r>
                  <w:r>
                    <w:rPr>
                      <w:bCs/>
                    </w:rPr>
                    <w:t xml:space="preserve"> the request is rejected, with a message explaining </w:t>
                  </w:r>
                  <w:r w:rsidR="00DA2874">
                    <w:rPr>
                      <w:bCs/>
                    </w:rPr>
                    <w:t>the minutes must be 00 or 30</w:t>
                  </w:r>
                </w:p>
              </w:tc>
              <w:tc>
                <w:tcPr>
                  <w:tcW w:w="4691" w:type="dxa"/>
                </w:tcPr>
                <w:p w:rsidR="0067043D" w:rsidP="0067043D" w:rsidRDefault="008C70C4" w14:paraId="7704D156" w14:textId="308626FB">
                  <w:pPr>
                    <w:rPr>
                      <w:b/>
                    </w:rPr>
                  </w:pPr>
                  <w:r>
                    <w:rPr>
                      <w:b/>
                    </w:rPr>
                    <w:t xml:space="preserve">F10 - </w:t>
                  </w:r>
                  <w:r w:rsidR="0067043D">
                    <w:rPr>
                      <w:b/>
                    </w:rPr>
                    <w:t>Booking too short</w:t>
                  </w:r>
                </w:p>
                <w:p w:rsidR="008C70C4" w:rsidP="008C70C4" w:rsidRDefault="008C70C4" w14:paraId="0EDFD7CA" w14:textId="77777777">
                  <w:pPr>
                    <w:rPr>
                      <w:bCs/>
                    </w:rPr>
                  </w:pPr>
                  <w:r>
                    <w:rPr>
                      <w:b/>
                      <w:u w:val="single"/>
                    </w:rPr>
                    <w:t>When</w:t>
                  </w:r>
                  <w:r>
                    <w:rPr>
                      <w:bCs/>
                    </w:rPr>
                    <w:t xml:space="preserve"> a Player selects to book a Court</w:t>
                  </w:r>
                </w:p>
                <w:p w:rsidR="008C70C4" w:rsidP="00FC53B8" w:rsidRDefault="008C70C4" w14:paraId="214095B9" w14:textId="77777777">
                  <w:pPr>
                    <w:ind w:left="720"/>
                    <w:rPr>
                      <w:bCs/>
                    </w:rPr>
                  </w:pPr>
                  <w:r>
                    <w:rPr>
                      <w:b/>
                    </w:rPr>
                    <w:t>And</w:t>
                  </w:r>
                  <w:r>
                    <w:rPr>
                      <w:bCs/>
                    </w:rPr>
                    <w:t xml:space="preserve"> the booking duration is less than one hour</w:t>
                  </w:r>
                </w:p>
                <w:p w:rsidRPr="0066394E" w:rsidR="008C70C4" w:rsidP="008C70C4" w:rsidRDefault="008C70C4" w14:paraId="78579E5F" w14:textId="77777777">
                  <w:pPr>
                    <w:rPr>
                      <w:bCs/>
                    </w:rPr>
                  </w:pPr>
                </w:p>
                <w:p w:rsidRPr="00DC7BE0" w:rsidR="008C70C4" w:rsidP="008C70C4" w:rsidRDefault="008C70C4" w14:paraId="71BFB494" w14:textId="77777777">
                  <w:pPr>
                    <w:rPr>
                      <w:rFonts w:ascii="Consolas" w:hAnsi="Consolas"/>
                    </w:rPr>
                  </w:pPr>
                  <w:r w:rsidRPr="00DC7BE0">
                    <w:rPr>
                      <w:rFonts w:ascii="Consolas" w:hAnsi="Consolas"/>
                    </w:rPr>
                    <w:t xml:space="preserve">    </w:t>
                  </w:r>
                  <w:r w:rsidRPr="00DC7BE0" w:rsidR="0066394E">
                    <w:rPr>
                      <w:rFonts w:ascii="Consolas" w:hAnsi="Consolas"/>
                    </w:rPr>
                    <w:t>|  14.00 – 14.30  |</w:t>
                  </w:r>
                </w:p>
                <w:p w:rsidRPr="00DC7BE0" w:rsidR="0066394E" w:rsidP="008C70C4" w:rsidRDefault="0066394E" w14:paraId="008C3471" w14:textId="77777777">
                  <w:pPr>
                    <w:rPr>
                      <w:rFonts w:ascii="Consolas" w:hAnsi="Consolas"/>
                    </w:rPr>
                  </w:pPr>
                  <w:r w:rsidRPr="00DC7BE0">
                    <w:rPr>
                      <w:rFonts w:ascii="Consolas" w:hAnsi="Consolas"/>
                    </w:rPr>
                    <w:t xml:space="preserve">    |  14.00 – 14.00  |</w:t>
                  </w:r>
                </w:p>
                <w:p w:rsidR="00DC7BE0" w:rsidP="008C70C4" w:rsidRDefault="00DD49A5" w14:paraId="05648991" w14:textId="77777777">
                  <w:pPr>
                    <w:rPr>
                      <w:bCs/>
                    </w:rPr>
                  </w:pPr>
                  <w:r w:rsidRPr="00DC7BE0">
                    <w:rPr>
                      <w:rFonts w:ascii="Consolas" w:hAnsi="Consolas"/>
                    </w:rPr>
                    <w:t xml:space="preserve">    |  14.00 – 14.59  | </w:t>
                  </w:r>
                  <w:r>
                    <w:rPr>
                      <w:bCs/>
                    </w:rPr>
                    <w:t xml:space="preserve">   </w:t>
                  </w:r>
                </w:p>
                <w:p w:rsidR="00DD49A5" w:rsidP="00DC7BE0" w:rsidRDefault="00DD49A5" w14:paraId="67CA6E61" w14:textId="3DB5E024">
                  <w:pPr>
                    <w:ind w:left="720"/>
                    <w:rPr>
                      <w:bCs/>
                    </w:rPr>
                  </w:pPr>
                  <w:r>
                    <w:rPr>
                      <w:bCs/>
                    </w:rPr>
                    <w:t>(this may be caught by F9)</w:t>
                  </w:r>
                </w:p>
                <w:p w:rsidR="00DD49A5" w:rsidP="008C70C4" w:rsidRDefault="00DD49A5" w14:paraId="089BBD47" w14:textId="77777777">
                  <w:pPr>
                    <w:rPr>
                      <w:b/>
                    </w:rPr>
                  </w:pPr>
                </w:p>
                <w:p w:rsidRPr="00FC53B8" w:rsidR="00DD49A5" w:rsidP="008C70C4" w:rsidRDefault="00FC53B8" w14:paraId="2E65818C" w14:textId="3BA76085">
                  <w:pPr>
                    <w:rPr>
                      <w:bCs/>
                    </w:rPr>
                  </w:pPr>
                  <w:r>
                    <w:rPr>
                      <w:b/>
                      <w:u w:val="single"/>
                    </w:rPr>
                    <w:t>T</w:t>
                  </w:r>
                  <w:r w:rsidR="00DD49A5">
                    <w:rPr>
                      <w:b/>
                      <w:u w:val="single"/>
                    </w:rPr>
                    <w:t xml:space="preserve">hen </w:t>
                  </w:r>
                  <w:r>
                    <w:rPr>
                      <w:bCs/>
                    </w:rPr>
                    <w:t xml:space="preserve">the request is rejected, with a message explaining </w:t>
                  </w:r>
                  <w:r w:rsidR="00DA2874">
                    <w:rPr>
                      <w:bCs/>
                    </w:rPr>
                    <w:t>a booking must be one hour or longer</w:t>
                  </w:r>
                </w:p>
              </w:tc>
            </w:tr>
            <w:tr w:rsidRPr="005268E5" w:rsidR="0067043D" w:rsidTr="004779B6" w14:paraId="46626AD1" w14:textId="77777777">
              <w:trPr>
                <w:cantSplit/>
              </w:trPr>
              <w:tc>
                <w:tcPr>
                  <w:tcW w:w="4691" w:type="dxa"/>
                </w:tcPr>
                <w:p w:rsidR="0067043D" w:rsidP="0067043D" w:rsidRDefault="009663F7" w14:paraId="396C6302" w14:textId="77777777">
                  <w:pPr>
                    <w:rPr>
                      <w:b/>
                    </w:rPr>
                  </w:pPr>
                  <w:r>
                    <w:rPr>
                      <w:b/>
                    </w:rPr>
                    <w:t xml:space="preserve">F11 - </w:t>
                  </w:r>
                  <w:r w:rsidR="008E35BE">
                    <w:rPr>
                      <w:b/>
                    </w:rPr>
                    <w:t>Booking overlaps with other booking</w:t>
                  </w:r>
                </w:p>
                <w:p w:rsidR="009663F7" w:rsidP="0067043D" w:rsidRDefault="009663F7" w14:paraId="2A0220F2" w14:textId="77777777">
                  <w:pPr>
                    <w:rPr>
                      <w:bCs/>
                    </w:rPr>
                  </w:pPr>
                  <w:r>
                    <w:rPr>
                      <w:b/>
                      <w:u w:val="single"/>
                    </w:rPr>
                    <w:t>Given</w:t>
                  </w:r>
                  <w:r>
                    <w:rPr>
                      <w:bCs/>
                    </w:rPr>
                    <w:t xml:space="preserve"> an existing Daily Schedule</w:t>
                  </w:r>
                </w:p>
                <w:p w:rsidRPr="00A903E5" w:rsidR="00A903E5" w:rsidP="00A903E5" w:rsidRDefault="00A903E5" w14:paraId="0312B19F" w14:textId="732F4124">
                  <w:pPr>
                    <w:ind w:left="720"/>
                    <w:rPr>
                      <w:bCs/>
                    </w:rPr>
                  </w:pPr>
                  <w:r>
                    <w:rPr>
                      <w:b/>
                    </w:rPr>
                    <w:t>And</w:t>
                  </w:r>
                  <w:r>
                    <w:rPr>
                      <w:bCs/>
                    </w:rPr>
                    <w:t xml:space="preserve"> chosen court</w:t>
                  </w:r>
                </w:p>
                <w:p w:rsidR="009663F7" w:rsidP="00A903E5" w:rsidRDefault="00A903E5" w14:paraId="050639DF" w14:textId="6453756A">
                  <w:pPr>
                    <w:ind w:left="720"/>
                    <w:rPr>
                      <w:bCs/>
                    </w:rPr>
                  </w:pPr>
                  <w:r>
                    <w:rPr>
                      <w:b/>
                    </w:rPr>
                    <w:t>And</w:t>
                  </w:r>
                  <w:r>
                    <w:rPr>
                      <w:bCs/>
                    </w:rPr>
                    <w:t xml:space="preserve"> there are other bookings</w:t>
                  </w:r>
                  <w:r w:rsidR="0038335C">
                    <w:rPr>
                      <w:bCs/>
                    </w:rPr>
                    <w:t xml:space="preserve"> for that court</w:t>
                  </w:r>
                </w:p>
                <w:p w:rsidR="00A903E5" w:rsidP="00A903E5" w:rsidRDefault="00A903E5" w14:paraId="77BC1AB8" w14:textId="5DD12C64">
                  <w:pPr>
                    <w:ind w:left="720"/>
                  </w:pPr>
                  <w:r>
                    <w:rPr>
                      <w:b/>
                      <w:bCs/>
                    </w:rPr>
                    <w:t>And</w:t>
                  </w:r>
                  <w:r>
                    <w:t xml:space="preserve"> the player has selected a time span, which overlaps with one of the other bookings for the same court</w:t>
                  </w:r>
                </w:p>
                <w:p w:rsidR="00A903E5" w:rsidP="00A903E5" w:rsidRDefault="00A903E5" w14:paraId="464CB16F" w14:textId="77777777">
                  <w:pPr>
                    <w:ind w:left="720"/>
                  </w:pPr>
                </w:p>
                <w:p w:rsidRPr="00D61E34" w:rsidR="00A903E5" w:rsidP="00DA4854" w:rsidRDefault="00DA4854" w14:paraId="35AD7B14" w14:textId="25B0D12F">
                  <w:pPr>
                    <w:rPr>
                      <w:rFonts w:ascii="Consolas" w:hAnsi="Consolas"/>
                    </w:rPr>
                  </w:pPr>
                  <w:r w:rsidRPr="00D61E34">
                    <w:rPr>
                      <w:rFonts w:ascii="Consolas" w:hAnsi="Consolas"/>
                    </w:rPr>
                    <w:t xml:space="preserve">    |  Existing booking: 14-16  |</w:t>
                  </w:r>
                </w:p>
                <w:p w:rsidRPr="00D61E34" w:rsidR="00DA4854" w:rsidP="00DA4854" w:rsidRDefault="00DA4854" w14:paraId="6731A058" w14:textId="1E6C1726">
                  <w:pPr>
                    <w:rPr>
                      <w:rFonts w:ascii="Consolas" w:hAnsi="Consolas"/>
                    </w:rPr>
                  </w:pPr>
                  <w:r w:rsidRPr="00D61E34">
                    <w:rPr>
                      <w:rFonts w:ascii="Consolas" w:hAnsi="Consolas"/>
                    </w:rPr>
                    <w:t xml:space="preserve">    |  Selected booking: </w:t>
                  </w:r>
                  <w:r w:rsidRPr="00D61E34" w:rsidR="0060620C">
                    <w:rPr>
                      <w:rFonts w:ascii="Consolas" w:hAnsi="Consolas"/>
                    </w:rPr>
                    <w:t>14-16  |</w:t>
                  </w:r>
                </w:p>
                <w:p w:rsidR="00A903E5" w:rsidP="00A903E5" w:rsidRDefault="00A903E5" w14:paraId="43FF942B" w14:textId="77777777">
                  <w:pPr>
                    <w:ind w:left="720"/>
                  </w:pPr>
                </w:p>
                <w:p w:rsidR="00A903E5" w:rsidP="00A903E5" w:rsidRDefault="00A903E5" w14:paraId="0F229428" w14:textId="77777777">
                  <w:r w:rsidRPr="00A903E5">
                    <w:rPr>
                      <w:b/>
                      <w:bCs/>
                      <w:u w:val="single"/>
                    </w:rPr>
                    <w:t>When</w:t>
                  </w:r>
                  <w:r>
                    <w:t xml:space="preserve"> the player selects to b</w:t>
                  </w:r>
                  <w:r w:rsidR="0038335C">
                    <w:t>ook the court</w:t>
                  </w:r>
                </w:p>
                <w:p w:rsidRPr="0038335C" w:rsidR="0038335C" w:rsidP="00A903E5" w:rsidRDefault="0038335C" w14:paraId="7C6A22DF" w14:textId="3C8653D6">
                  <w:r>
                    <w:rPr>
                      <w:b/>
                      <w:bCs/>
                      <w:u w:val="single"/>
                    </w:rPr>
                    <w:t>Then</w:t>
                  </w:r>
                  <w:r>
                    <w:t xml:space="preserve"> the request is rejected, with a message explaining the court is not available in the selected time span</w:t>
                  </w:r>
                </w:p>
              </w:tc>
              <w:tc>
                <w:tcPr>
                  <w:tcW w:w="4691" w:type="dxa"/>
                </w:tcPr>
                <w:p w:rsidR="0067043D" w:rsidP="0067043D" w:rsidRDefault="00DA2874" w14:paraId="08E6832F" w14:textId="77777777">
                  <w:pPr>
                    <w:rPr>
                      <w:b/>
                    </w:rPr>
                  </w:pPr>
                  <w:r>
                    <w:rPr>
                      <w:b/>
                    </w:rPr>
                    <w:t>F</w:t>
                  </w:r>
                  <w:r w:rsidR="00DA4854">
                    <w:rPr>
                      <w:b/>
                    </w:rPr>
                    <w:t xml:space="preserve">12 - </w:t>
                  </w:r>
                  <w:r>
                    <w:rPr>
                      <w:b/>
                    </w:rPr>
                    <w:t>Booking too long</w:t>
                  </w:r>
                </w:p>
                <w:p w:rsidRPr="005B0B7B" w:rsidR="005B0B7B" w:rsidP="009F7823" w:rsidRDefault="005B0B7B" w14:paraId="122C3B93" w14:textId="50BEBBE0">
                  <w:pPr>
                    <w:rPr>
                      <w:bCs/>
                    </w:rPr>
                  </w:pPr>
                  <w:r>
                    <w:rPr>
                      <w:b/>
                      <w:u w:val="single"/>
                    </w:rPr>
                    <w:t>Given</w:t>
                  </w:r>
                  <w:r>
                    <w:rPr>
                      <w:bCs/>
                    </w:rPr>
                    <w:t xml:space="preserve"> …</w:t>
                  </w:r>
                  <w:r w:rsidR="0095445F">
                    <w:rPr>
                      <w:bCs/>
                    </w:rPr>
                    <w:t xml:space="preserve"> you know</w:t>
                  </w:r>
                </w:p>
                <w:p w:rsidR="009F7823" w:rsidP="009F7823" w:rsidRDefault="009F7823" w14:paraId="1A1F0994" w14:textId="599A5E9B">
                  <w:pPr>
                    <w:rPr>
                      <w:bCs/>
                    </w:rPr>
                  </w:pPr>
                  <w:r>
                    <w:rPr>
                      <w:b/>
                      <w:u w:val="single"/>
                    </w:rPr>
                    <w:t>When</w:t>
                  </w:r>
                  <w:r>
                    <w:rPr>
                      <w:bCs/>
                    </w:rPr>
                    <w:t xml:space="preserve"> a Player selects to book a Court</w:t>
                  </w:r>
                </w:p>
                <w:p w:rsidR="009F7823" w:rsidP="009F7823" w:rsidRDefault="009F7823" w14:paraId="33BF274B" w14:textId="08BF8970">
                  <w:pPr>
                    <w:ind w:left="720"/>
                    <w:rPr>
                      <w:bCs/>
                    </w:rPr>
                  </w:pPr>
                  <w:r>
                    <w:rPr>
                      <w:b/>
                    </w:rPr>
                    <w:t>And</w:t>
                  </w:r>
                  <w:r>
                    <w:rPr>
                      <w:bCs/>
                    </w:rPr>
                    <w:t xml:space="preserve"> the booking duration is more than three hours</w:t>
                  </w:r>
                </w:p>
                <w:p w:rsidRPr="0066394E" w:rsidR="009F7823" w:rsidP="009F7823" w:rsidRDefault="009F7823" w14:paraId="47532862" w14:textId="77777777">
                  <w:pPr>
                    <w:rPr>
                      <w:bCs/>
                    </w:rPr>
                  </w:pPr>
                </w:p>
                <w:p w:rsidRPr="00DC7BE0" w:rsidR="009F7823" w:rsidP="009F7823" w:rsidRDefault="009F7823" w14:paraId="5C412405" w14:textId="5411AA69">
                  <w:pPr>
                    <w:rPr>
                      <w:rFonts w:ascii="Consolas" w:hAnsi="Consolas"/>
                    </w:rPr>
                  </w:pPr>
                  <w:r w:rsidRPr="00DC7BE0">
                    <w:rPr>
                      <w:rFonts w:ascii="Consolas" w:hAnsi="Consolas"/>
                    </w:rPr>
                    <w:t xml:space="preserve">    |  14.00 – 1</w:t>
                  </w:r>
                  <w:r>
                    <w:rPr>
                      <w:rFonts w:ascii="Consolas" w:hAnsi="Consolas"/>
                    </w:rPr>
                    <w:t>7</w:t>
                  </w:r>
                  <w:r w:rsidRPr="00DC7BE0">
                    <w:rPr>
                      <w:rFonts w:ascii="Consolas" w:hAnsi="Consolas"/>
                    </w:rPr>
                    <w:t>.30  |</w:t>
                  </w:r>
                </w:p>
                <w:p w:rsidRPr="00DC7BE0" w:rsidR="009F7823" w:rsidP="009F7823" w:rsidRDefault="009F7823" w14:paraId="4A0FCDA6" w14:textId="44567DA9">
                  <w:pPr>
                    <w:rPr>
                      <w:rFonts w:ascii="Consolas" w:hAnsi="Consolas"/>
                    </w:rPr>
                  </w:pPr>
                  <w:r w:rsidRPr="00DC7BE0">
                    <w:rPr>
                      <w:rFonts w:ascii="Consolas" w:hAnsi="Consolas"/>
                    </w:rPr>
                    <w:t xml:space="preserve">    |  14.00 – 1</w:t>
                  </w:r>
                  <w:r>
                    <w:rPr>
                      <w:rFonts w:ascii="Consolas" w:hAnsi="Consolas"/>
                    </w:rPr>
                    <w:t>8</w:t>
                  </w:r>
                  <w:r w:rsidRPr="00DC7BE0">
                    <w:rPr>
                      <w:rFonts w:ascii="Consolas" w:hAnsi="Consolas"/>
                    </w:rPr>
                    <w:t>.00  |</w:t>
                  </w:r>
                </w:p>
                <w:p w:rsidR="009F7823" w:rsidP="009F7823" w:rsidRDefault="009F7823" w14:paraId="5B51407B" w14:textId="09E13627">
                  <w:pPr>
                    <w:rPr>
                      <w:bCs/>
                    </w:rPr>
                  </w:pPr>
                  <w:r w:rsidRPr="00DC7BE0">
                    <w:rPr>
                      <w:rFonts w:ascii="Consolas" w:hAnsi="Consolas"/>
                    </w:rPr>
                    <w:t xml:space="preserve">    |  14.00 – 1</w:t>
                  </w:r>
                  <w:r w:rsidR="00544F67">
                    <w:rPr>
                      <w:rFonts w:ascii="Consolas" w:hAnsi="Consolas"/>
                    </w:rPr>
                    <w:t>7</w:t>
                  </w:r>
                  <w:r w:rsidRPr="00DC7BE0">
                    <w:rPr>
                      <w:rFonts w:ascii="Consolas" w:hAnsi="Consolas"/>
                    </w:rPr>
                    <w:t>.</w:t>
                  </w:r>
                  <w:r w:rsidR="00544F67">
                    <w:rPr>
                      <w:rFonts w:ascii="Consolas" w:hAnsi="Consolas"/>
                    </w:rPr>
                    <w:t>01</w:t>
                  </w:r>
                  <w:r w:rsidRPr="00DC7BE0">
                    <w:rPr>
                      <w:rFonts w:ascii="Consolas" w:hAnsi="Consolas"/>
                    </w:rPr>
                    <w:t xml:space="preserve">  | </w:t>
                  </w:r>
                  <w:r>
                    <w:rPr>
                      <w:bCs/>
                    </w:rPr>
                    <w:t xml:space="preserve">   </w:t>
                  </w:r>
                </w:p>
                <w:p w:rsidR="009F7823" w:rsidP="009F7823" w:rsidRDefault="009F7823" w14:paraId="57238D18" w14:textId="77777777">
                  <w:pPr>
                    <w:ind w:left="720"/>
                    <w:rPr>
                      <w:bCs/>
                    </w:rPr>
                  </w:pPr>
                  <w:r>
                    <w:rPr>
                      <w:bCs/>
                    </w:rPr>
                    <w:t>(this may be caught by F9)</w:t>
                  </w:r>
                </w:p>
                <w:p w:rsidR="009F7823" w:rsidP="009F7823" w:rsidRDefault="009F7823" w14:paraId="09E8A677" w14:textId="77777777">
                  <w:pPr>
                    <w:rPr>
                      <w:b/>
                    </w:rPr>
                  </w:pPr>
                </w:p>
                <w:p w:rsidR="005B36A2" w:rsidP="009F7823" w:rsidRDefault="009F7823" w14:paraId="0EC8BF5F" w14:textId="3D46E76A">
                  <w:pPr>
                    <w:rPr>
                      <w:b/>
                    </w:rPr>
                  </w:pPr>
                  <w:r>
                    <w:rPr>
                      <w:b/>
                      <w:u w:val="single"/>
                    </w:rPr>
                    <w:t xml:space="preserve">Then </w:t>
                  </w:r>
                  <w:r>
                    <w:rPr>
                      <w:bCs/>
                    </w:rPr>
                    <w:t>the request is rejected, with a message explaining a booking must be one hour or longer</w:t>
                  </w:r>
                </w:p>
              </w:tc>
            </w:tr>
            <w:tr w:rsidRPr="005268E5" w:rsidR="0067043D" w:rsidTr="004779B6" w14:paraId="71AD6A31" w14:textId="77777777">
              <w:trPr>
                <w:cantSplit/>
              </w:trPr>
              <w:tc>
                <w:tcPr>
                  <w:tcW w:w="4691" w:type="dxa"/>
                </w:tcPr>
                <w:p w:rsidR="0067043D" w:rsidP="0067043D" w:rsidRDefault="00544F67" w14:paraId="7FBD0D10" w14:textId="3329B484">
                  <w:pPr>
                    <w:rPr>
                      <w:b/>
                    </w:rPr>
                  </w:pPr>
                  <w:r>
                    <w:rPr>
                      <w:b/>
                    </w:rPr>
                    <w:t xml:space="preserve">F13 - </w:t>
                  </w:r>
                  <w:r w:rsidR="00DA2874">
                    <w:rPr>
                      <w:b/>
                    </w:rPr>
                    <w:t>Player is quarantined (UC9)</w:t>
                  </w:r>
                </w:p>
                <w:p w:rsidR="00544F67" w:rsidP="0067043D" w:rsidRDefault="00B43EDE" w14:paraId="3AC14F3C" w14:textId="77777777">
                  <w:pPr>
                    <w:rPr>
                      <w:bCs/>
                    </w:rPr>
                  </w:pPr>
                  <w:r>
                    <w:rPr>
                      <w:b/>
                      <w:u w:val="single"/>
                    </w:rPr>
                    <w:t>Given</w:t>
                  </w:r>
                  <w:r>
                    <w:rPr>
                      <w:bCs/>
                    </w:rPr>
                    <w:t xml:space="preserve"> a player</w:t>
                  </w:r>
                </w:p>
                <w:p w:rsidR="00B43EDE" w:rsidP="00267BA6" w:rsidRDefault="00B43EDE" w14:paraId="1D3CE526" w14:textId="0A417A9D">
                  <w:pPr>
                    <w:ind w:left="720"/>
                    <w:rPr>
                      <w:bCs/>
                    </w:rPr>
                  </w:pPr>
                  <w:r>
                    <w:rPr>
                      <w:b/>
                    </w:rPr>
                    <w:t>And</w:t>
                  </w:r>
                  <w:r>
                    <w:rPr>
                      <w:bCs/>
                    </w:rPr>
                    <w:t xml:space="preserve"> the </w:t>
                  </w:r>
                  <w:r w:rsidR="007644EF">
                    <w:rPr>
                      <w:bCs/>
                    </w:rPr>
                    <w:t xml:space="preserve">player </w:t>
                  </w:r>
                  <w:r w:rsidR="00267BA6">
                    <w:rPr>
                      <w:bCs/>
                    </w:rPr>
                    <w:t>is currently</w:t>
                  </w:r>
                  <w:r w:rsidR="007644EF">
                    <w:rPr>
                      <w:bCs/>
                    </w:rPr>
                    <w:t xml:space="preserve"> quarantine</w:t>
                  </w:r>
                  <w:r w:rsidR="00267BA6">
                    <w:rPr>
                      <w:bCs/>
                    </w:rPr>
                    <w:t>d</w:t>
                  </w:r>
                </w:p>
                <w:p w:rsidRPr="007644EF" w:rsidR="007644EF" w:rsidP="00267BA6" w:rsidRDefault="007644EF" w14:paraId="154F71A8" w14:textId="48981963">
                  <w:pPr>
                    <w:ind w:left="720"/>
                    <w:rPr>
                      <w:bCs/>
                    </w:rPr>
                  </w:pPr>
                  <w:r>
                    <w:rPr>
                      <w:b/>
                    </w:rPr>
                    <w:t>And</w:t>
                  </w:r>
                  <w:r>
                    <w:rPr>
                      <w:bCs/>
                    </w:rPr>
                    <w:t xml:space="preserve"> the selected date of booking </w:t>
                  </w:r>
                  <w:r w:rsidR="00703F3F">
                    <w:rPr>
                      <w:bCs/>
                    </w:rPr>
                    <w:t>is before the quarantine has ended</w:t>
                  </w:r>
                </w:p>
                <w:p w:rsidR="007644EF" w:rsidP="0067043D" w:rsidRDefault="007644EF" w14:paraId="202909EA" w14:textId="77777777">
                  <w:pPr>
                    <w:rPr>
                      <w:bCs/>
                    </w:rPr>
                  </w:pPr>
                  <w:r>
                    <w:rPr>
                      <w:b/>
                      <w:u w:val="single"/>
                    </w:rPr>
                    <w:t>When</w:t>
                  </w:r>
                  <w:r>
                    <w:rPr>
                      <w:bCs/>
                    </w:rPr>
                    <w:t xml:space="preserve"> the player </w:t>
                  </w:r>
                  <w:r w:rsidR="001325E7">
                    <w:rPr>
                      <w:bCs/>
                    </w:rPr>
                    <w:t>selects to book a court</w:t>
                  </w:r>
                </w:p>
                <w:p w:rsidRPr="001325E7" w:rsidR="001855B7" w:rsidP="00403578" w:rsidRDefault="001325E7" w14:paraId="42E9F545" w14:textId="37BE8C01">
                  <w:r>
                    <w:rPr>
                      <w:b/>
                      <w:u w:val="single"/>
                    </w:rPr>
                    <w:t>Then</w:t>
                  </w:r>
                  <w:r>
                    <w:t xml:space="preserve"> the request is rejected, </w:t>
                  </w:r>
                  <w:r w:rsidR="00403578">
                    <w:t xml:space="preserve">with a message explaining that the player </w:t>
                  </w:r>
                  <w:r w:rsidR="001855B7">
                    <w:t>cannot book courts on dates where they are quarantined</w:t>
                  </w:r>
                </w:p>
              </w:tc>
              <w:tc>
                <w:tcPr>
                  <w:tcW w:w="4691" w:type="dxa"/>
                </w:tcPr>
                <w:p w:rsidR="009D32AA" w:rsidP="0067043D" w:rsidRDefault="005E6964" w14:paraId="0DB893B8" w14:textId="77777777">
                  <w:pPr>
                    <w:rPr>
                      <w:b/>
                    </w:rPr>
                  </w:pPr>
                  <w:r>
                    <w:rPr>
                      <w:b/>
                    </w:rPr>
                    <w:t xml:space="preserve">F14 - </w:t>
                  </w:r>
                  <w:r w:rsidR="00B53B7E">
                    <w:rPr>
                      <w:b/>
                    </w:rPr>
                    <w:t>Player is blacklisted (UC10)</w:t>
                  </w:r>
                </w:p>
                <w:p w:rsidR="00267BA6" w:rsidP="00267BA6" w:rsidRDefault="00267BA6" w14:paraId="3241B2C3" w14:textId="77777777">
                  <w:pPr>
                    <w:rPr>
                      <w:bCs/>
                    </w:rPr>
                  </w:pPr>
                  <w:r>
                    <w:rPr>
                      <w:b/>
                      <w:u w:val="single"/>
                    </w:rPr>
                    <w:t>Given</w:t>
                  </w:r>
                  <w:r>
                    <w:rPr>
                      <w:bCs/>
                    </w:rPr>
                    <w:t xml:space="preserve"> a player</w:t>
                  </w:r>
                </w:p>
                <w:p w:rsidRPr="007644EF" w:rsidR="00267BA6" w:rsidP="00267BA6" w:rsidRDefault="00267BA6" w14:paraId="7987EE7F" w14:textId="19741213">
                  <w:pPr>
                    <w:ind w:left="720"/>
                    <w:rPr>
                      <w:bCs/>
                    </w:rPr>
                  </w:pPr>
                  <w:r>
                    <w:rPr>
                      <w:b/>
                    </w:rPr>
                    <w:t>And</w:t>
                  </w:r>
                  <w:r>
                    <w:rPr>
                      <w:bCs/>
                    </w:rPr>
                    <w:t xml:space="preserve"> the player is blacklisted</w:t>
                  </w:r>
                </w:p>
                <w:p w:rsidR="00267BA6" w:rsidP="00267BA6" w:rsidRDefault="00267BA6" w14:paraId="6ED56E87" w14:textId="77777777">
                  <w:pPr>
                    <w:rPr>
                      <w:bCs/>
                    </w:rPr>
                  </w:pPr>
                  <w:r>
                    <w:rPr>
                      <w:b/>
                      <w:u w:val="single"/>
                    </w:rPr>
                    <w:t>When</w:t>
                  </w:r>
                  <w:r>
                    <w:rPr>
                      <w:bCs/>
                    </w:rPr>
                    <w:t xml:space="preserve"> the player selects to book a court</w:t>
                  </w:r>
                </w:p>
                <w:p w:rsidRPr="00267BA6" w:rsidR="005E6964" w:rsidP="00267BA6" w:rsidRDefault="00267BA6" w14:paraId="24732DB6" w14:textId="594D5CDF">
                  <w:pPr>
                    <w:rPr>
                      <w:bCs/>
                    </w:rPr>
                  </w:pPr>
                  <w:r>
                    <w:rPr>
                      <w:b/>
                      <w:u w:val="single"/>
                    </w:rPr>
                    <w:t>Then</w:t>
                  </w:r>
                  <w:r>
                    <w:t xml:space="preserve"> the request is rejected, with a message explaining that the player cannot book courts when they are blacklisted</w:t>
                  </w:r>
                </w:p>
              </w:tc>
            </w:tr>
            <w:tr w:rsidRPr="005268E5" w:rsidR="00B53B7E" w:rsidTr="00261715" w14:paraId="1F907935" w14:textId="77777777">
              <w:trPr>
                <w:cantSplit/>
              </w:trPr>
              <w:tc>
                <w:tcPr>
                  <w:tcW w:w="9382" w:type="dxa"/>
                  <w:gridSpan w:val="2"/>
                </w:tcPr>
                <w:p w:rsidR="00B53B7E" w:rsidP="00B53B7E" w:rsidRDefault="00B53B7E" w14:paraId="3B7EF39E" w14:textId="5BC0E9AE">
                  <w:pPr>
                    <w:rPr>
                      <w:b/>
                    </w:rPr>
                  </w:pPr>
                  <w:r>
                    <w:rPr>
                      <w:b/>
                    </w:rPr>
                    <w:t>F1</w:t>
                  </w:r>
                  <w:r w:rsidR="005E6964">
                    <w:rPr>
                      <w:b/>
                    </w:rPr>
                    <w:t>5</w:t>
                  </w:r>
                  <w:r>
                    <w:rPr>
                      <w:b/>
                    </w:rPr>
                    <w:t xml:space="preserve"> - The booking overlaps with VIP time span (see UC12)</w:t>
                  </w:r>
                </w:p>
                <w:p w:rsidR="00B53B7E" w:rsidP="00B53B7E" w:rsidRDefault="00B53B7E" w14:paraId="1054C998" w14:textId="77777777">
                  <w:pPr>
                    <w:rPr>
                      <w:bCs/>
                    </w:rPr>
                  </w:pPr>
                  <w:r>
                    <w:rPr>
                      <w:b/>
                      <w:u w:val="single"/>
                    </w:rPr>
                    <w:t>Given</w:t>
                  </w:r>
                  <w:r>
                    <w:rPr>
                      <w:bCs/>
                    </w:rPr>
                    <w:t xml:space="preserve"> a daily schedule with courts</w:t>
                  </w:r>
                </w:p>
                <w:p w:rsidR="00B53B7E" w:rsidP="00C3278C" w:rsidRDefault="00B53B7E" w14:paraId="1FC693DA" w14:textId="77777777">
                  <w:pPr>
                    <w:ind w:left="720"/>
                    <w:rPr>
                      <w:bCs/>
                    </w:rPr>
                  </w:pPr>
                  <w:r>
                    <w:rPr>
                      <w:b/>
                    </w:rPr>
                    <w:t>And</w:t>
                  </w:r>
                  <w:r>
                    <w:rPr>
                      <w:bCs/>
                    </w:rPr>
                    <w:t xml:space="preserve"> there is a VIP time span</w:t>
                  </w:r>
                </w:p>
                <w:p w:rsidRPr="009D32AA" w:rsidR="00B53B7E" w:rsidP="00C3278C" w:rsidRDefault="00B53B7E" w14:paraId="2022DE8D" w14:textId="77777777">
                  <w:pPr>
                    <w:ind w:left="720"/>
                    <w:rPr>
                      <w:bCs/>
                    </w:rPr>
                  </w:pPr>
                  <w:r>
                    <w:rPr>
                      <w:b/>
                    </w:rPr>
                    <w:t>And</w:t>
                  </w:r>
                  <w:r>
                    <w:rPr>
                      <w:bCs/>
                    </w:rPr>
                    <w:t xml:space="preserve"> the player is not marked as VIP (UC12) </w:t>
                  </w:r>
                </w:p>
                <w:p w:rsidRPr="009D32AA" w:rsidR="00B53B7E" w:rsidP="00C3278C" w:rsidRDefault="00B53B7E" w14:paraId="74C07E38" w14:textId="77777777">
                  <w:pPr>
                    <w:ind w:left="720"/>
                    <w:rPr>
                      <w:b/>
                    </w:rPr>
                  </w:pPr>
                  <w:r>
                    <w:rPr>
                      <w:b/>
                    </w:rPr>
                    <w:t>And</w:t>
                  </w:r>
                  <w:r w:rsidRPr="009D32AA">
                    <w:rPr>
                      <w:bCs/>
                    </w:rPr>
                    <w:t xml:space="preserve"> the selected</w:t>
                  </w:r>
                  <w:r>
                    <w:rPr>
                      <w:bCs/>
                    </w:rPr>
                    <w:t xml:space="preserve"> booking time span overlaps with the VIP time span</w:t>
                  </w:r>
                </w:p>
                <w:p w:rsidR="00B53B7E" w:rsidP="00B53B7E" w:rsidRDefault="00B53B7E" w14:paraId="17B710A0" w14:textId="77777777">
                  <w:pPr>
                    <w:rPr>
                      <w:bCs/>
                    </w:rPr>
                  </w:pPr>
                </w:p>
                <w:p w:rsidR="00E7291B" w:rsidP="00B53B7E" w:rsidRDefault="00E7291B" w14:paraId="2CC9C85A" w14:textId="543D17E5">
                  <w:pPr>
                    <w:rPr>
                      <w:bCs/>
                    </w:rPr>
                  </w:pPr>
                  <w:r>
                    <w:rPr>
                      <w:bCs/>
                    </w:rPr>
                    <w:t xml:space="preserve">    VIP time in the beginning of the schedule</w:t>
                  </w:r>
                </w:p>
                <w:p w:rsidR="00B53B7E" w:rsidP="00B53B7E" w:rsidRDefault="00B53B7E" w14:paraId="65057B5A" w14:textId="327EF796">
                  <w:pPr>
                    <w:rPr>
                      <w:rFonts w:ascii="Consolas" w:hAnsi="Consolas"/>
                      <w:bCs/>
                    </w:rPr>
                  </w:pPr>
                  <w:r w:rsidRPr="006C5617">
                    <w:rPr>
                      <w:rFonts w:ascii="Consolas" w:hAnsi="Consolas"/>
                      <w:bCs/>
                    </w:rPr>
                    <w:t xml:space="preserve">    </w:t>
                  </w:r>
                  <w:r>
                    <w:rPr>
                      <w:rFonts w:ascii="Consolas" w:hAnsi="Consolas"/>
                      <w:bCs/>
                    </w:rPr>
                    <w:t>|  Schedule Time: 9.00-21.00</w:t>
                  </w:r>
                  <w:r w:rsidR="007C550D">
                    <w:rPr>
                      <w:rFonts w:ascii="Consolas" w:hAnsi="Consolas"/>
                      <w:bCs/>
                    </w:rPr>
                    <w:t>. VIP time</w:t>
                  </w:r>
                  <w:r w:rsidR="00696394">
                    <w:rPr>
                      <w:rFonts w:ascii="Consolas" w:hAnsi="Consolas"/>
                      <w:bCs/>
                    </w:rPr>
                    <w:t xml:space="preserve">: </w:t>
                  </w:r>
                  <w:r w:rsidR="006C5617">
                    <w:rPr>
                      <w:rFonts w:ascii="Consolas" w:hAnsi="Consolas"/>
                      <w:bCs/>
                    </w:rPr>
                    <w:t>9.00-11.00</w:t>
                  </w:r>
                  <w:r>
                    <w:rPr>
                      <w:rFonts w:ascii="Consolas" w:hAnsi="Consolas"/>
                      <w:bCs/>
                    </w:rPr>
                    <w:t xml:space="preserve">  </w:t>
                  </w:r>
                  <w:r w:rsidR="00E7291B">
                    <w:rPr>
                      <w:rFonts w:ascii="Consolas" w:hAnsi="Consolas"/>
                      <w:bCs/>
                    </w:rPr>
                    <w:t xml:space="preserve"> </w:t>
                  </w:r>
                  <w:r>
                    <w:rPr>
                      <w:rFonts w:ascii="Consolas" w:hAnsi="Consolas"/>
                      <w:bCs/>
                    </w:rPr>
                    <w:t>|</w:t>
                  </w:r>
                </w:p>
                <w:p w:rsidR="00C2660B" w:rsidP="00B53B7E" w:rsidRDefault="006C5617" w14:paraId="01D90866" w14:textId="4BECF99A">
                  <w:pPr>
                    <w:rPr>
                      <w:rFonts w:ascii="Consolas" w:hAnsi="Consolas"/>
                      <w:bCs/>
                    </w:rPr>
                  </w:pPr>
                  <w:r>
                    <w:rPr>
                      <w:rFonts w:ascii="Consolas" w:hAnsi="Consolas"/>
                      <w:bCs/>
                    </w:rPr>
                    <w:t xml:space="preserve">    |  </w:t>
                  </w:r>
                  <w:r w:rsidR="0035287E">
                    <w:rPr>
                      <w:rFonts w:ascii="Consolas" w:hAnsi="Consolas"/>
                      <w:bCs/>
                    </w:rPr>
                    <w:t>Invalid b</w:t>
                  </w:r>
                  <w:r>
                    <w:rPr>
                      <w:rFonts w:ascii="Consolas" w:hAnsi="Consolas"/>
                      <w:bCs/>
                    </w:rPr>
                    <w:t>ooking time</w:t>
                  </w:r>
                  <w:r w:rsidR="0035287E">
                    <w:rPr>
                      <w:rFonts w:ascii="Consolas" w:hAnsi="Consolas"/>
                      <w:bCs/>
                    </w:rPr>
                    <w:t>s</w:t>
                  </w:r>
                  <w:r>
                    <w:rPr>
                      <w:rFonts w:ascii="Consolas" w:hAnsi="Consolas"/>
                      <w:bCs/>
                    </w:rPr>
                    <w:t>:</w:t>
                  </w:r>
                  <w:r w:rsidR="0035287E">
                    <w:rPr>
                      <w:rFonts w:ascii="Consolas" w:hAnsi="Consolas"/>
                      <w:bCs/>
                    </w:rPr>
                    <w:t xml:space="preserve"> </w:t>
                  </w:r>
                  <w:r w:rsidR="00C2660B">
                    <w:rPr>
                      <w:rFonts w:ascii="Consolas" w:hAnsi="Consolas"/>
                      <w:bCs/>
                    </w:rPr>
                    <w:t xml:space="preserve">                          </w:t>
                  </w:r>
                  <w:r w:rsidR="00E7291B">
                    <w:rPr>
                      <w:rFonts w:ascii="Consolas" w:hAnsi="Consolas"/>
                      <w:bCs/>
                    </w:rPr>
                    <w:t xml:space="preserve"> </w:t>
                  </w:r>
                  <w:r w:rsidR="00C2660B">
                    <w:rPr>
                      <w:rFonts w:ascii="Consolas" w:hAnsi="Consolas"/>
                      <w:bCs/>
                    </w:rPr>
                    <w:t>|</w:t>
                  </w:r>
                </w:p>
                <w:p w:rsidR="006C5617" w:rsidP="00B53B7E" w:rsidRDefault="00C2660B" w14:paraId="545D8678" w14:textId="68651575">
                  <w:pPr>
                    <w:rPr>
                      <w:rFonts w:ascii="Consolas" w:hAnsi="Consolas"/>
                      <w:bCs/>
                    </w:rPr>
                  </w:pPr>
                  <w:r>
                    <w:rPr>
                      <w:rFonts w:ascii="Consolas" w:hAnsi="Consolas"/>
                      <w:bCs/>
                    </w:rPr>
                    <w:t xml:space="preserve">    |  </w:t>
                  </w:r>
                  <w:r w:rsidR="0035287E">
                    <w:rPr>
                      <w:rFonts w:ascii="Consolas" w:hAnsi="Consolas"/>
                      <w:bCs/>
                    </w:rPr>
                    <w:t xml:space="preserve">9.00-10.00, 9.00-11.00, </w:t>
                  </w:r>
                  <w:r>
                    <w:rPr>
                      <w:rFonts w:ascii="Consolas" w:hAnsi="Consolas"/>
                      <w:bCs/>
                    </w:rPr>
                    <w:t>10.</w:t>
                  </w:r>
                  <w:r w:rsidR="00D7496D">
                    <w:rPr>
                      <w:rFonts w:ascii="Consolas" w:hAnsi="Consolas"/>
                      <w:bCs/>
                    </w:rPr>
                    <w:t xml:space="preserve">30-13.00, 10.00-11.00 </w:t>
                  </w:r>
                  <w:r w:rsidR="00E7291B">
                    <w:rPr>
                      <w:rFonts w:ascii="Consolas" w:hAnsi="Consolas"/>
                      <w:bCs/>
                    </w:rPr>
                    <w:t xml:space="preserve"> </w:t>
                  </w:r>
                  <w:r w:rsidR="00D7496D">
                    <w:rPr>
                      <w:rFonts w:ascii="Consolas" w:hAnsi="Consolas"/>
                      <w:bCs/>
                    </w:rPr>
                    <w:t>|</w:t>
                  </w:r>
                </w:p>
                <w:p w:rsidR="00D7496D" w:rsidP="00B53B7E" w:rsidRDefault="00D7496D" w14:paraId="738D971E" w14:textId="77777777">
                  <w:pPr>
                    <w:rPr>
                      <w:rFonts w:ascii="Consolas" w:hAnsi="Consolas"/>
                      <w:bCs/>
                    </w:rPr>
                  </w:pPr>
                </w:p>
                <w:p w:rsidRPr="00E7291B" w:rsidR="00E7291B" w:rsidP="00B53B7E" w:rsidRDefault="00E7291B" w14:paraId="5672E7CD" w14:textId="10D8BC81">
                  <w:pPr>
                    <w:rPr>
                      <w:bCs/>
                    </w:rPr>
                  </w:pPr>
                  <w:r>
                    <w:rPr>
                      <w:bCs/>
                    </w:rPr>
                    <w:t xml:space="preserve">    VIP time in the middle of the schedule</w:t>
                  </w:r>
                </w:p>
                <w:p w:rsidR="00D7496D" w:rsidP="00D7496D" w:rsidRDefault="00D7496D" w14:paraId="331E5F96" w14:textId="0B6258A9">
                  <w:pPr>
                    <w:rPr>
                      <w:rFonts w:ascii="Consolas" w:hAnsi="Consolas"/>
                      <w:bCs/>
                    </w:rPr>
                  </w:pPr>
                  <w:r w:rsidRPr="006C5617">
                    <w:rPr>
                      <w:rFonts w:ascii="Consolas" w:hAnsi="Consolas"/>
                      <w:bCs/>
                    </w:rPr>
                    <w:t xml:space="preserve">    </w:t>
                  </w:r>
                  <w:r>
                    <w:rPr>
                      <w:rFonts w:ascii="Consolas" w:hAnsi="Consolas"/>
                      <w:bCs/>
                    </w:rPr>
                    <w:t>|  Schedule Time: 9.00-21.00. VIP time: 12.00-14.00  |</w:t>
                  </w:r>
                </w:p>
                <w:p w:rsidR="00D7496D" w:rsidP="00D7496D" w:rsidRDefault="00D7496D" w14:paraId="4ABCDDEC" w14:textId="77777777">
                  <w:pPr>
                    <w:rPr>
                      <w:rFonts w:ascii="Consolas" w:hAnsi="Consolas"/>
                      <w:bCs/>
                    </w:rPr>
                  </w:pPr>
                  <w:r>
                    <w:rPr>
                      <w:rFonts w:ascii="Consolas" w:hAnsi="Consolas"/>
                      <w:bCs/>
                    </w:rPr>
                    <w:t xml:space="preserve">    |  Invalid booking times:                            |</w:t>
                  </w:r>
                </w:p>
                <w:p w:rsidR="000C4A57" w:rsidP="00D7496D" w:rsidRDefault="00D7496D" w14:paraId="42132296" w14:textId="77777777">
                  <w:pPr>
                    <w:rPr>
                      <w:rFonts w:ascii="Consolas" w:hAnsi="Consolas"/>
                      <w:bCs/>
                    </w:rPr>
                  </w:pPr>
                  <w:r>
                    <w:rPr>
                      <w:rFonts w:ascii="Consolas" w:hAnsi="Consolas"/>
                      <w:bCs/>
                    </w:rPr>
                    <w:t xml:space="preserve">    |  </w:t>
                  </w:r>
                  <w:r w:rsidR="005A02F4">
                    <w:rPr>
                      <w:rFonts w:ascii="Consolas" w:hAnsi="Consolas"/>
                      <w:bCs/>
                    </w:rPr>
                    <w:t>10.00-12.30, 12.00-13.00, 12.00-14.00, 12.00-14.30</w:t>
                  </w:r>
                  <w:r w:rsidR="000C4A57">
                    <w:rPr>
                      <w:rFonts w:ascii="Consolas" w:hAnsi="Consolas"/>
                      <w:bCs/>
                    </w:rPr>
                    <w:t>|</w:t>
                  </w:r>
                </w:p>
                <w:p w:rsidR="00F72A24" w:rsidP="00D7496D" w:rsidRDefault="000C4A57" w14:paraId="153680C1" w14:textId="77777777">
                  <w:pPr>
                    <w:rPr>
                      <w:rFonts w:ascii="Consolas" w:hAnsi="Consolas"/>
                      <w:bCs/>
                    </w:rPr>
                  </w:pPr>
                  <w:r>
                    <w:rPr>
                      <w:rFonts w:ascii="Consolas" w:hAnsi="Consolas"/>
                      <w:bCs/>
                    </w:rPr>
                    <w:t xml:space="preserve">    |  12.30-14.00, 12.30-13.30, 12.30-14.30</w:t>
                  </w:r>
                  <w:r w:rsidR="00F72A24">
                    <w:rPr>
                      <w:rFonts w:ascii="Consolas" w:hAnsi="Consolas"/>
                      <w:bCs/>
                    </w:rPr>
                    <w:t>, 13.30-14.30|</w:t>
                  </w:r>
                </w:p>
                <w:p w:rsidR="00F72A24" w:rsidP="00D7496D" w:rsidRDefault="00F72A24" w14:paraId="0E06946C" w14:textId="77777777">
                  <w:pPr>
                    <w:rPr>
                      <w:rFonts w:ascii="Consolas" w:hAnsi="Consolas"/>
                      <w:bCs/>
                    </w:rPr>
                  </w:pPr>
                </w:p>
                <w:p w:rsidRPr="00E7291B" w:rsidR="00E7291B" w:rsidP="00D7496D" w:rsidRDefault="00E7291B" w14:paraId="38A7D67C" w14:textId="5F4BF2E8">
                  <w:pPr>
                    <w:rPr>
                      <w:bCs/>
                    </w:rPr>
                  </w:pPr>
                  <w:r>
                    <w:rPr>
                      <w:bCs/>
                    </w:rPr>
                    <w:t xml:space="preserve">    VIP time in the end of the schedule</w:t>
                  </w:r>
                </w:p>
                <w:p w:rsidR="00F72A24" w:rsidP="00F72A24" w:rsidRDefault="00F72A24" w14:paraId="05B9F589" w14:textId="51CF74A6">
                  <w:pPr>
                    <w:rPr>
                      <w:rFonts w:ascii="Consolas" w:hAnsi="Consolas"/>
                      <w:bCs/>
                    </w:rPr>
                  </w:pPr>
                  <w:r w:rsidRPr="006C5617">
                    <w:rPr>
                      <w:rFonts w:ascii="Consolas" w:hAnsi="Consolas"/>
                      <w:bCs/>
                    </w:rPr>
                    <w:t xml:space="preserve">    </w:t>
                  </w:r>
                  <w:r>
                    <w:rPr>
                      <w:rFonts w:ascii="Consolas" w:hAnsi="Consolas"/>
                      <w:bCs/>
                    </w:rPr>
                    <w:t xml:space="preserve">|  Schedule Time: 9.00-21.00. VIP time: </w:t>
                  </w:r>
                  <w:r w:rsidR="00E37FAD">
                    <w:rPr>
                      <w:rFonts w:ascii="Consolas" w:hAnsi="Consolas"/>
                      <w:bCs/>
                    </w:rPr>
                    <w:t>19</w:t>
                  </w:r>
                  <w:r>
                    <w:rPr>
                      <w:rFonts w:ascii="Consolas" w:hAnsi="Consolas"/>
                      <w:bCs/>
                    </w:rPr>
                    <w:t>.00-</w:t>
                  </w:r>
                  <w:r w:rsidR="00E37FAD">
                    <w:rPr>
                      <w:rFonts w:ascii="Consolas" w:hAnsi="Consolas"/>
                      <w:bCs/>
                    </w:rPr>
                    <w:t>2</w:t>
                  </w:r>
                  <w:r>
                    <w:rPr>
                      <w:rFonts w:ascii="Consolas" w:hAnsi="Consolas"/>
                      <w:bCs/>
                    </w:rPr>
                    <w:t>1.00</w:t>
                  </w:r>
                  <w:r w:rsidR="00E7291B">
                    <w:rPr>
                      <w:rFonts w:ascii="Consolas" w:hAnsi="Consolas"/>
                      <w:bCs/>
                    </w:rPr>
                    <w:t xml:space="preserve">  </w:t>
                  </w:r>
                  <w:r>
                    <w:rPr>
                      <w:rFonts w:ascii="Consolas" w:hAnsi="Consolas"/>
                      <w:bCs/>
                    </w:rPr>
                    <w:t>|</w:t>
                  </w:r>
                </w:p>
                <w:p w:rsidR="00F72A24" w:rsidP="00F72A24" w:rsidRDefault="00F72A24" w14:paraId="4A0D4A1B" w14:textId="78686720">
                  <w:pPr>
                    <w:rPr>
                      <w:rFonts w:ascii="Consolas" w:hAnsi="Consolas"/>
                      <w:bCs/>
                    </w:rPr>
                  </w:pPr>
                  <w:r>
                    <w:rPr>
                      <w:rFonts w:ascii="Consolas" w:hAnsi="Consolas"/>
                      <w:bCs/>
                    </w:rPr>
                    <w:t xml:space="preserve">    |  Invalid booking times:                           </w:t>
                  </w:r>
                  <w:r w:rsidR="00E7291B">
                    <w:rPr>
                      <w:rFonts w:ascii="Consolas" w:hAnsi="Consolas"/>
                      <w:bCs/>
                    </w:rPr>
                    <w:t xml:space="preserve"> </w:t>
                  </w:r>
                  <w:r>
                    <w:rPr>
                      <w:rFonts w:ascii="Consolas" w:hAnsi="Consolas"/>
                      <w:bCs/>
                    </w:rPr>
                    <w:t>|</w:t>
                  </w:r>
                </w:p>
                <w:p w:rsidR="00F72A24" w:rsidP="00F72A24" w:rsidRDefault="00F72A24" w14:paraId="7AE0D6A1" w14:textId="136BD4B3">
                  <w:pPr>
                    <w:rPr>
                      <w:rFonts w:ascii="Consolas" w:hAnsi="Consolas"/>
                      <w:bCs/>
                    </w:rPr>
                  </w:pPr>
                  <w:r>
                    <w:rPr>
                      <w:rFonts w:ascii="Consolas" w:hAnsi="Consolas"/>
                      <w:bCs/>
                    </w:rPr>
                    <w:t xml:space="preserve">    |  </w:t>
                  </w:r>
                  <w:r w:rsidR="00020B87">
                    <w:rPr>
                      <w:rFonts w:ascii="Consolas" w:hAnsi="Consolas"/>
                      <w:bCs/>
                    </w:rPr>
                    <w:t>18.00-19.30, 19.00-20.00, 19.00-21.00, 19.30-20.30</w:t>
                  </w:r>
                  <w:r>
                    <w:rPr>
                      <w:rFonts w:ascii="Consolas" w:hAnsi="Consolas"/>
                      <w:bCs/>
                    </w:rPr>
                    <w:t>|</w:t>
                  </w:r>
                </w:p>
                <w:p w:rsidR="00735F6C" w:rsidP="00F72A24" w:rsidRDefault="00735F6C" w14:paraId="27F17D3E" w14:textId="6C05AF12">
                  <w:pPr>
                    <w:rPr>
                      <w:rFonts w:ascii="Consolas" w:hAnsi="Consolas"/>
                      <w:bCs/>
                    </w:rPr>
                  </w:pPr>
                  <w:r>
                    <w:rPr>
                      <w:rFonts w:ascii="Consolas" w:hAnsi="Consolas"/>
                      <w:bCs/>
                    </w:rPr>
                    <w:t xml:space="preserve">    |  18.00-21.00                                       |</w:t>
                  </w:r>
                </w:p>
                <w:p w:rsidR="00B53B7E" w:rsidP="00D7496D" w:rsidRDefault="00D7496D" w14:paraId="1E5A1280" w14:textId="66F632C5">
                  <w:pPr>
                    <w:rPr>
                      <w:rFonts w:ascii="Consolas" w:hAnsi="Consolas"/>
                      <w:bCs/>
                    </w:rPr>
                  </w:pPr>
                  <w:r>
                    <w:rPr>
                      <w:rFonts w:ascii="Consolas" w:hAnsi="Consolas"/>
                      <w:bCs/>
                    </w:rPr>
                    <w:t xml:space="preserve">                          </w:t>
                  </w:r>
                </w:p>
                <w:p w:rsidR="00B53B7E" w:rsidP="00B53B7E" w:rsidRDefault="00B53B7E" w14:paraId="00847412" w14:textId="77777777">
                  <w:pPr>
                    <w:rPr>
                      <w:bCs/>
                    </w:rPr>
                  </w:pPr>
                  <w:r>
                    <w:rPr>
                      <w:b/>
                      <w:u w:val="single"/>
                    </w:rPr>
                    <w:t>When</w:t>
                  </w:r>
                  <w:r>
                    <w:rPr>
                      <w:bCs/>
                    </w:rPr>
                    <w:t xml:space="preserve"> the player selects to book a court</w:t>
                  </w:r>
                </w:p>
                <w:p w:rsidRPr="009D32AA" w:rsidR="00B53B7E" w:rsidP="00B53B7E" w:rsidRDefault="00B53B7E" w14:paraId="14C33337" w14:textId="74659986">
                  <w:pPr>
                    <w:rPr>
                      <w:bCs/>
                    </w:rPr>
                  </w:pPr>
                  <w:r>
                    <w:rPr>
                      <w:b/>
                      <w:u w:val="single"/>
                    </w:rPr>
                    <w:t>Then</w:t>
                  </w:r>
                  <w:r>
                    <w:rPr>
                      <w:bCs/>
                    </w:rPr>
                    <w:t xml:space="preserve"> the request is rejected, with a message explaining non-VIP players cannot place bookings, which overlaps the VIP time.</w:t>
                  </w:r>
                </w:p>
              </w:tc>
            </w:tr>
            <w:tr w:rsidRPr="005268E5" w:rsidR="0067043D" w:rsidTr="004779B6" w14:paraId="4F2A5710" w14:textId="77777777">
              <w:trPr>
                <w:cantSplit/>
              </w:trPr>
              <w:tc>
                <w:tcPr>
                  <w:tcW w:w="4691" w:type="dxa"/>
                </w:tcPr>
                <w:p w:rsidR="0067043D" w:rsidP="0067043D" w:rsidRDefault="00D24301" w14:paraId="37E94C19" w14:textId="77777777">
                  <w:pPr>
                    <w:rPr>
                      <w:b/>
                    </w:rPr>
                  </w:pPr>
                  <w:r>
                    <w:rPr>
                      <w:b/>
                    </w:rPr>
                    <w:t xml:space="preserve">F16 - </w:t>
                  </w:r>
                  <w:r w:rsidR="00B53B7E">
                    <w:rPr>
                      <w:b/>
                    </w:rPr>
                    <w:t>Player not found</w:t>
                  </w:r>
                </w:p>
                <w:p w:rsidR="00D24301" w:rsidP="0067043D" w:rsidRDefault="00D24301" w14:paraId="62E2FEF6" w14:textId="5E700783">
                  <w:pPr>
                    <w:rPr>
                      <w:bCs/>
                    </w:rPr>
                  </w:pPr>
                  <w:r>
                    <w:rPr>
                      <w:b/>
                      <w:u w:val="single"/>
                    </w:rPr>
                    <w:t>Given</w:t>
                  </w:r>
                  <w:r>
                    <w:rPr>
                      <w:bCs/>
                    </w:rPr>
                    <w:t xml:space="preserve"> an </w:t>
                  </w:r>
                  <w:r w:rsidR="00EB086D">
                    <w:rPr>
                      <w:bCs/>
                    </w:rPr>
                    <w:t>email</w:t>
                  </w:r>
                  <w:r>
                    <w:rPr>
                      <w:bCs/>
                    </w:rPr>
                    <w:t xml:space="preserve"> supposedly for a player</w:t>
                  </w:r>
                </w:p>
                <w:p w:rsidR="00D24301" w:rsidP="00C3278C" w:rsidRDefault="00EB086D" w14:paraId="0FFA2D5D" w14:textId="77777777">
                  <w:pPr>
                    <w:ind w:left="720"/>
                    <w:rPr>
                      <w:bCs/>
                    </w:rPr>
                  </w:pPr>
                  <w:r>
                    <w:rPr>
                      <w:b/>
                    </w:rPr>
                    <w:t>And</w:t>
                  </w:r>
                  <w:r>
                    <w:rPr>
                      <w:bCs/>
                    </w:rPr>
                    <w:t xml:space="preserve"> no player with that email is registered</w:t>
                  </w:r>
                </w:p>
                <w:p w:rsidR="00502143" w:rsidP="0067043D" w:rsidRDefault="0029722A" w14:paraId="57AE3FFE" w14:textId="77777777">
                  <w:pPr>
                    <w:rPr>
                      <w:bCs/>
                    </w:rPr>
                  </w:pPr>
                  <w:r>
                    <w:rPr>
                      <w:b/>
                      <w:u w:val="single"/>
                    </w:rPr>
                    <w:t>When</w:t>
                  </w:r>
                  <w:r>
                    <w:rPr>
                      <w:bCs/>
                    </w:rPr>
                    <w:t xml:space="preserve"> a booking is requested</w:t>
                  </w:r>
                </w:p>
                <w:p w:rsidRPr="0029722A" w:rsidR="0029722A" w:rsidP="0029722A" w:rsidRDefault="0029722A" w14:paraId="2CB37C53" w14:textId="31207E2E">
                  <w:r>
                    <w:rPr>
                      <w:b/>
                      <w:u w:val="single"/>
                    </w:rPr>
                    <w:t>Then</w:t>
                  </w:r>
                  <w:r>
                    <w:t xml:space="preserve"> the request is rejected, saying no player was found with the provided email</w:t>
                  </w:r>
                </w:p>
              </w:tc>
              <w:tc>
                <w:tcPr>
                  <w:tcW w:w="4691" w:type="dxa"/>
                </w:tcPr>
                <w:p w:rsidR="0067043D" w:rsidP="0067043D" w:rsidRDefault="004E59C1" w14:paraId="40CCCFF1" w14:textId="77777777">
                  <w:pPr>
                    <w:rPr>
                      <w:b/>
                    </w:rPr>
                  </w:pPr>
                  <w:r>
                    <w:rPr>
                      <w:b/>
                    </w:rPr>
                    <w:t xml:space="preserve">F17 - </w:t>
                  </w:r>
                  <w:r w:rsidR="00782FF1">
                    <w:rPr>
                      <w:b/>
                    </w:rPr>
                    <w:t>Player already has booking on same date</w:t>
                  </w:r>
                </w:p>
                <w:p w:rsidR="004E59C1" w:rsidP="0067043D" w:rsidRDefault="004E59C1" w14:paraId="047FAD42" w14:textId="77777777">
                  <w:pPr>
                    <w:rPr>
                      <w:bCs/>
                    </w:rPr>
                  </w:pPr>
                  <w:r>
                    <w:rPr>
                      <w:b/>
                      <w:u w:val="single"/>
                    </w:rPr>
                    <w:t>Given</w:t>
                  </w:r>
                  <w:r>
                    <w:rPr>
                      <w:bCs/>
                    </w:rPr>
                    <w:t xml:space="preserve"> an existing daily schedule</w:t>
                  </w:r>
                </w:p>
                <w:p w:rsidR="004E59C1" w:rsidP="00C3278C" w:rsidRDefault="004E59C1" w14:paraId="5EEBDE3D" w14:textId="77777777">
                  <w:pPr>
                    <w:ind w:left="720"/>
                    <w:rPr>
                      <w:bCs/>
                    </w:rPr>
                  </w:pPr>
                  <w:r>
                    <w:rPr>
                      <w:b/>
                    </w:rPr>
                    <w:t>And</w:t>
                  </w:r>
                  <w:r>
                    <w:rPr>
                      <w:bCs/>
                    </w:rPr>
                    <w:t xml:space="preserve"> an email</w:t>
                  </w:r>
                </w:p>
                <w:p w:rsidR="004E59C1" w:rsidP="00C3278C" w:rsidRDefault="004E59C1" w14:paraId="38ACA87D" w14:textId="77777777">
                  <w:pPr>
                    <w:ind w:left="720"/>
                    <w:rPr>
                      <w:bCs/>
                    </w:rPr>
                  </w:pPr>
                  <w:r>
                    <w:rPr>
                      <w:b/>
                    </w:rPr>
                    <w:t>And</w:t>
                  </w:r>
                  <w:r>
                    <w:rPr>
                      <w:bCs/>
                    </w:rPr>
                    <w:t xml:space="preserve"> the </w:t>
                  </w:r>
                  <w:r w:rsidR="007B0F90">
                    <w:rPr>
                      <w:bCs/>
                    </w:rPr>
                    <w:t>has a booking in this daily schedule</w:t>
                  </w:r>
                </w:p>
                <w:p w:rsidR="007B0F90" w:rsidP="0067043D" w:rsidRDefault="007B0F90" w14:paraId="66488A01" w14:textId="77777777">
                  <w:r>
                    <w:rPr>
                      <w:b/>
                      <w:bCs/>
                      <w:u w:val="single"/>
                    </w:rPr>
                    <w:t>When</w:t>
                  </w:r>
                  <w:r>
                    <w:t xml:space="preserve"> the player makes another booking on this date</w:t>
                  </w:r>
                </w:p>
                <w:p w:rsidRPr="007B0F90" w:rsidR="007B0F90" w:rsidP="0067043D" w:rsidRDefault="007B0F90" w14:paraId="7CB537CB" w14:textId="1F619951">
                  <w:r>
                    <w:rPr>
                      <w:b/>
                      <w:bCs/>
                      <w:u w:val="single"/>
                    </w:rPr>
                    <w:t>Then</w:t>
                  </w:r>
                  <w:r>
                    <w:t xml:space="preserve"> the request is rejected, </w:t>
                  </w:r>
                  <w:r w:rsidR="00410836">
                    <w:t>with a message explaining a player can have a maximum of one booking per day.</w:t>
                  </w:r>
                </w:p>
              </w:tc>
            </w:tr>
            <w:tr w:rsidRPr="005268E5" w:rsidR="00D22643" w:rsidTr="00794320" w14:paraId="6829FDCB" w14:textId="77777777">
              <w:trPr>
                <w:cantSplit/>
              </w:trPr>
              <w:tc>
                <w:tcPr>
                  <w:tcW w:w="9382" w:type="dxa"/>
                  <w:gridSpan w:val="2"/>
                </w:tcPr>
                <w:p w:rsidR="00D22643" w:rsidP="0067043D" w:rsidRDefault="00D22643" w14:paraId="725BE11D" w14:textId="77777777">
                  <w:pPr>
                    <w:rPr>
                      <w:b/>
                    </w:rPr>
                  </w:pPr>
                  <w:r>
                    <w:rPr>
                      <w:b/>
                    </w:rPr>
                    <w:t>F18 - Booking leaves a hole less than 1 hour</w:t>
                  </w:r>
                </w:p>
                <w:p w:rsidR="00D22643" w:rsidP="0067043D" w:rsidRDefault="00D22643" w14:paraId="49D81284" w14:textId="77777777">
                  <w:pPr>
                    <w:rPr>
                      <w:bCs/>
                    </w:rPr>
                  </w:pPr>
                  <w:r>
                    <w:rPr>
                      <w:b/>
                      <w:u w:val="single"/>
                    </w:rPr>
                    <w:t>Given</w:t>
                  </w:r>
                  <w:r>
                    <w:rPr>
                      <w:bCs/>
                    </w:rPr>
                    <w:t xml:space="preserve"> a daily schedule</w:t>
                  </w:r>
                </w:p>
                <w:p w:rsidR="00D22643" w:rsidP="00553261" w:rsidRDefault="00D22643" w14:paraId="014B2AE6" w14:textId="77777777">
                  <w:pPr>
                    <w:ind w:left="720"/>
                    <w:rPr>
                      <w:bCs/>
                    </w:rPr>
                  </w:pPr>
                  <w:r>
                    <w:rPr>
                      <w:b/>
                    </w:rPr>
                    <w:t>And</w:t>
                  </w:r>
                  <w:r>
                    <w:rPr>
                      <w:bCs/>
                    </w:rPr>
                    <w:t xml:space="preserve"> the daily schedule may have other bookings on the chosen court</w:t>
                  </w:r>
                </w:p>
                <w:p w:rsidRPr="003A2036" w:rsidR="00D22643" w:rsidP="00553261" w:rsidRDefault="00D22643" w14:paraId="3BB95DF8" w14:textId="77777777">
                  <w:pPr>
                    <w:ind w:left="720"/>
                    <w:rPr>
                      <w:bCs/>
                    </w:rPr>
                  </w:pPr>
                  <w:r>
                    <w:rPr>
                      <w:b/>
                    </w:rPr>
                    <w:t>And</w:t>
                  </w:r>
                  <w:r>
                    <w:rPr>
                      <w:bCs/>
                    </w:rPr>
                    <w:t xml:space="preserve"> the booking would leave a gap in the schedule for this court of less than one hour</w:t>
                  </w:r>
                </w:p>
                <w:p w:rsidR="00D22643" w:rsidP="0067043D" w:rsidRDefault="00D22643" w14:paraId="5156D793" w14:textId="77777777">
                  <w:pPr>
                    <w:rPr>
                      <w:bCs/>
                    </w:rPr>
                  </w:pPr>
                </w:p>
                <w:p w:rsidR="00D22643" w:rsidP="0067043D" w:rsidRDefault="00A96494" w14:paraId="0B98F799" w14:textId="0A310834">
                  <w:pPr>
                    <w:rPr>
                      <w:rFonts w:ascii="Consolas" w:hAnsi="Consolas"/>
                      <w:bCs/>
                    </w:rPr>
                  </w:pPr>
                  <w:r>
                    <w:rPr>
                      <w:rFonts w:ascii="Consolas" w:hAnsi="Consolas"/>
                      <w:bCs/>
                    </w:rPr>
                    <w:t xml:space="preserve">    |  Schedule Time: 09-21. </w:t>
                  </w:r>
                  <w:r w:rsidR="00610FD7">
                    <w:rPr>
                      <w:rFonts w:ascii="Consolas" w:hAnsi="Consolas"/>
                      <w:bCs/>
                    </w:rPr>
                    <w:t xml:space="preserve">Court: D1. Existing booking: </w:t>
                  </w:r>
                  <w:r w:rsidR="002542AA">
                    <w:rPr>
                      <w:rFonts w:ascii="Consolas" w:hAnsi="Consolas"/>
                      <w:bCs/>
                    </w:rPr>
                    <w:t>14.00-16.00  |</w:t>
                  </w:r>
                </w:p>
                <w:p w:rsidR="002542AA" w:rsidP="0067043D" w:rsidRDefault="002542AA" w14:paraId="7772566F" w14:textId="085829C7">
                  <w:pPr>
                    <w:rPr>
                      <w:rFonts w:ascii="Consolas" w:hAnsi="Consolas"/>
                      <w:bCs/>
                    </w:rPr>
                  </w:pPr>
                  <w:r>
                    <w:rPr>
                      <w:rFonts w:ascii="Consolas" w:hAnsi="Consolas"/>
                      <w:bCs/>
                    </w:rPr>
                    <w:t xml:space="preserve">    |  Invalid booking times:                                          |</w:t>
                  </w:r>
                </w:p>
                <w:p w:rsidRPr="00D22643" w:rsidR="002542AA" w:rsidP="0067043D" w:rsidRDefault="002542AA" w14:paraId="013FD71E" w14:textId="6084B0D4">
                  <w:pPr>
                    <w:rPr>
                      <w:rFonts w:ascii="Consolas" w:hAnsi="Consolas"/>
                      <w:bCs/>
                    </w:rPr>
                  </w:pPr>
                  <w:r>
                    <w:rPr>
                      <w:rFonts w:ascii="Consolas" w:hAnsi="Consolas"/>
                      <w:bCs/>
                    </w:rPr>
                    <w:t xml:space="preserve">    |  </w:t>
                  </w:r>
                  <w:r w:rsidR="006C0EF4">
                    <w:rPr>
                      <w:rFonts w:ascii="Consolas" w:hAnsi="Consolas"/>
                      <w:bCs/>
                    </w:rPr>
                    <w:t xml:space="preserve">09.30-11.00, </w:t>
                  </w:r>
                  <w:r w:rsidR="00F96D22">
                    <w:rPr>
                      <w:rFonts w:ascii="Consolas" w:hAnsi="Consolas"/>
                      <w:bCs/>
                    </w:rPr>
                    <w:t>19.00-20.30, 12.00-13.30</w:t>
                  </w:r>
                  <w:r w:rsidR="00064B30">
                    <w:rPr>
                      <w:rFonts w:ascii="Consolas" w:hAnsi="Consolas"/>
                      <w:bCs/>
                    </w:rPr>
                    <w:t>, 16.30-18.00              |</w:t>
                  </w:r>
                </w:p>
                <w:p w:rsidR="00D22643" w:rsidP="0067043D" w:rsidRDefault="00D22643" w14:paraId="065F7038" w14:textId="77777777">
                  <w:pPr>
                    <w:rPr>
                      <w:bCs/>
                    </w:rPr>
                  </w:pPr>
                </w:p>
                <w:p w:rsidR="00D22643" w:rsidP="0067043D" w:rsidRDefault="00D22643" w14:paraId="1660BA56" w14:textId="5D36F8EB">
                  <w:pPr>
                    <w:rPr>
                      <w:bCs/>
                    </w:rPr>
                  </w:pPr>
                  <w:r>
                    <w:rPr>
                      <w:b/>
                      <w:u w:val="single"/>
                    </w:rPr>
                    <w:t>When</w:t>
                  </w:r>
                  <w:r>
                    <w:rPr>
                      <w:bCs/>
                    </w:rPr>
                    <w:t xml:space="preserve"> the player selects to book a court</w:t>
                  </w:r>
                  <w:r w:rsidR="00D86561">
                    <w:rPr>
                      <w:bCs/>
                    </w:rPr>
                    <w:t>k</w:t>
                  </w:r>
                </w:p>
                <w:p w:rsidRPr="002402F8" w:rsidR="00D22643" w:rsidP="0067043D" w:rsidRDefault="00D22643" w14:paraId="17D92C3E" w14:textId="77777777">
                  <w:pPr>
                    <w:rPr>
                      <w:bCs/>
                    </w:rPr>
                  </w:pPr>
                  <w:r>
                    <w:rPr>
                      <w:b/>
                      <w:u w:val="single"/>
                    </w:rPr>
                    <w:t>Then</w:t>
                  </w:r>
                  <w:r>
                    <w:rPr>
                      <w:bCs/>
                    </w:rPr>
                    <w:t xml:space="preserve"> the request is rejected, with a message explaining a booking may not leave gaps that are less than one hour.</w:t>
                  </w:r>
                </w:p>
                <w:p w:rsidR="00D22643" w:rsidP="0067043D" w:rsidRDefault="00D22643" w14:paraId="1D2D267B" w14:textId="2B563F8C">
                  <w:pPr>
                    <w:rPr>
                      <w:b/>
                    </w:rPr>
                  </w:pPr>
                </w:p>
              </w:tc>
            </w:tr>
            <w:tr w:rsidRPr="005268E5" w:rsidR="00300674" w:rsidTr="00794320" w14:paraId="03DD2AA5" w14:textId="77777777">
              <w:trPr>
                <w:cantSplit/>
              </w:trPr>
              <w:tc>
                <w:tcPr>
                  <w:tcW w:w="9382" w:type="dxa"/>
                  <w:gridSpan w:val="2"/>
                </w:tcPr>
                <w:p w:rsidR="00300674" w:rsidP="0067043D" w:rsidRDefault="00D71FBC" w14:paraId="13C42F35" w14:textId="77777777">
                  <w:pPr>
                    <w:rPr>
                      <w:b/>
                    </w:rPr>
                  </w:pPr>
                  <w:r>
                    <w:rPr>
                      <w:b/>
                    </w:rPr>
                    <w:t>F19 – Booking is before current time</w:t>
                  </w:r>
                </w:p>
                <w:p w:rsidR="00D71FBC" w:rsidP="0067043D" w:rsidRDefault="00D71FBC" w14:paraId="292DD0ED" w14:textId="77777777">
                  <w:pPr>
                    <w:rPr>
                      <w:bCs/>
                    </w:rPr>
                  </w:pPr>
                  <w:r>
                    <w:rPr>
                      <w:b/>
                      <w:u w:val="single"/>
                    </w:rPr>
                    <w:t>Given</w:t>
                  </w:r>
                  <w:r>
                    <w:rPr>
                      <w:bCs/>
                    </w:rPr>
                    <w:t xml:space="preserve"> a daily schedule</w:t>
                  </w:r>
                </w:p>
                <w:p w:rsidR="00D71FBC" w:rsidP="00DE4480" w:rsidRDefault="00D71FBC" w14:paraId="657EE1EF" w14:textId="77777777">
                  <w:pPr>
                    <w:ind w:left="720"/>
                    <w:rPr>
                      <w:bCs/>
                    </w:rPr>
                  </w:pPr>
                  <w:r>
                    <w:rPr>
                      <w:b/>
                    </w:rPr>
                    <w:t>And</w:t>
                  </w:r>
                  <w:r>
                    <w:rPr>
                      <w:bCs/>
                    </w:rPr>
                    <w:t xml:space="preserve"> </w:t>
                  </w:r>
                  <w:r w:rsidR="00320086">
                    <w:rPr>
                      <w:bCs/>
                    </w:rPr>
                    <w:t>a booking</w:t>
                  </w:r>
                </w:p>
                <w:p w:rsidR="00320086" w:rsidP="00DE4480" w:rsidRDefault="00320086" w14:paraId="52544E85" w14:textId="77777777">
                  <w:pPr>
                    <w:ind w:left="720"/>
                    <w:rPr>
                      <w:bCs/>
                    </w:rPr>
                  </w:pPr>
                  <w:r>
                    <w:rPr>
                      <w:b/>
                    </w:rPr>
                    <w:t>And</w:t>
                  </w:r>
                  <w:r>
                    <w:rPr>
                      <w:bCs/>
                    </w:rPr>
                    <w:t xml:space="preserve"> the start time of the booking is within the daily schedule time interval</w:t>
                  </w:r>
                </w:p>
                <w:p w:rsidR="00320086" w:rsidP="00DE4480" w:rsidRDefault="00320086" w14:paraId="7825F3D1" w14:textId="77777777">
                  <w:pPr>
                    <w:ind w:left="720"/>
                    <w:rPr>
                      <w:bCs/>
                    </w:rPr>
                  </w:pPr>
                  <w:r>
                    <w:rPr>
                      <w:b/>
                    </w:rPr>
                    <w:t>And</w:t>
                  </w:r>
                  <w:r>
                    <w:rPr>
                      <w:bCs/>
                    </w:rPr>
                    <w:t xml:space="preserve"> the start time of the booking is before the current time</w:t>
                  </w:r>
                </w:p>
                <w:p w:rsidR="00320086" w:rsidP="0067043D" w:rsidRDefault="00320086" w14:paraId="55AEE909" w14:textId="77777777">
                  <w:pPr>
                    <w:rPr>
                      <w:bCs/>
                    </w:rPr>
                  </w:pPr>
                  <w:r>
                    <w:rPr>
                      <w:b/>
                      <w:u w:val="single"/>
                    </w:rPr>
                    <w:t>When</w:t>
                  </w:r>
                  <w:r>
                    <w:rPr>
                      <w:bCs/>
                    </w:rPr>
                    <w:t xml:space="preserve"> </w:t>
                  </w:r>
                  <w:r w:rsidR="00DE4480">
                    <w:rPr>
                      <w:bCs/>
                    </w:rPr>
                    <w:t>the booking is requested</w:t>
                  </w:r>
                </w:p>
                <w:p w:rsidRPr="00DE4480" w:rsidR="00DE4480" w:rsidP="0067043D" w:rsidRDefault="00DE4480" w14:paraId="3D947870" w14:textId="02C9C7DF">
                  <w:pPr>
                    <w:rPr>
                      <w:bCs/>
                    </w:rPr>
                  </w:pPr>
                  <w:r>
                    <w:rPr>
                      <w:b/>
                      <w:u w:val="single"/>
                    </w:rPr>
                    <w:t>Then</w:t>
                  </w:r>
                  <w:r>
                    <w:rPr>
                      <w:bCs/>
                    </w:rPr>
                    <w:t xml:space="preserve"> the request is rejected, saying a booking cannot start in the past</w:t>
                  </w:r>
                </w:p>
              </w:tc>
            </w:tr>
          </w:tbl>
          <w:p w:rsidRPr="005268E5" w:rsidR="00320DFC" w:rsidP="004779B6" w:rsidRDefault="00320DFC" w14:paraId="62B660E0" w14:textId="77777777"/>
        </w:tc>
      </w:tr>
    </w:tbl>
    <w:p w:rsidR="001C586C" w:rsidRDefault="001C586C" w14:paraId="49E1042A" w14:textId="77777777">
      <w:pPr>
        <w:rPr>
          <w:rFonts w:asciiTheme="majorHAnsi" w:hAnsiTheme="majorHAnsi" w:eastAsiaTheme="majorEastAsia" w:cstheme="majorBidi"/>
          <w:color w:val="2F5496" w:themeColor="accent1" w:themeShade="BF"/>
          <w:sz w:val="26"/>
          <w:szCs w:val="26"/>
        </w:rPr>
      </w:pPr>
      <w:r>
        <w:br w:type="page"/>
      </w:r>
    </w:p>
    <w:p w:rsidR="001C586C" w:rsidP="001C586C" w:rsidRDefault="001C586C" w14:paraId="58699F64" w14:textId="2AC93A42">
      <w:pPr>
        <w:pStyle w:val="Heading2"/>
      </w:pPr>
      <w:r>
        <w:t xml:space="preserve">ID: 7 – The </w:t>
      </w:r>
      <w:r w:rsidR="000B644A">
        <w:t>player cancels a booking</w:t>
      </w:r>
    </w:p>
    <w:tbl>
      <w:tblPr>
        <w:tblStyle w:val="TableGrid"/>
        <w:tblW w:w="0" w:type="auto"/>
        <w:tblLook w:val="04A0" w:firstRow="1" w:lastRow="0" w:firstColumn="1" w:lastColumn="0" w:noHBand="0" w:noVBand="1"/>
      </w:tblPr>
      <w:tblGrid>
        <w:gridCol w:w="9608"/>
      </w:tblGrid>
      <w:tr w:rsidRPr="005268E5" w:rsidR="001C586C" w:rsidTr="00E933A8" w14:paraId="6B1E0E53" w14:textId="77777777">
        <w:tc>
          <w:tcPr>
            <w:tcW w:w="9608" w:type="dxa"/>
            <w:tcBorders>
              <w:top w:val="double" w:color="000000" w:themeColor="text1" w:sz="4" w:space="0"/>
              <w:left w:val="double" w:color="000000" w:themeColor="text1" w:sz="4" w:space="0"/>
              <w:bottom w:val="double" w:color="000000" w:themeColor="text1" w:sz="4" w:space="0"/>
              <w:right w:val="double" w:color="000000" w:themeColor="text1" w:sz="4" w:space="0"/>
            </w:tcBorders>
          </w:tcPr>
          <w:p w:rsidRPr="00B02484" w:rsidR="001C586C" w:rsidP="00E933A8" w:rsidRDefault="001C586C" w14:paraId="67149AE3" w14:textId="671DFF49">
            <w:pPr>
              <w:rPr>
                <w:bCs/>
              </w:rPr>
            </w:pPr>
            <w:r w:rsidRPr="005268E5">
              <w:rPr>
                <w:b/>
              </w:rPr>
              <w:t>In order to</w:t>
            </w:r>
            <w:r w:rsidR="00B02484">
              <w:rPr>
                <w:bCs/>
              </w:rPr>
              <w:t xml:space="preserve"> indicate I don’t need a booked padel court anyway</w:t>
            </w:r>
          </w:p>
          <w:p w:rsidRPr="002F7535" w:rsidR="001C586C" w:rsidP="00E933A8" w:rsidRDefault="001C586C" w14:paraId="1C86F552" w14:textId="50A6B43C">
            <w:pPr>
              <w:rPr>
                <w:bCs/>
              </w:rPr>
            </w:pPr>
            <w:r w:rsidRPr="005268E5">
              <w:rPr>
                <w:b/>
              </w:rPr>
              <w:t>As a</w:t>
            </w:r>
            <w:r>
              <w:rPr>
                <w:b/>
              </w:rPr>
              <w:t xml:space="preserve"> </w:t>
            </w:r>
            <w:r w:rsidR="002F7535">
              <w:rPr>
                <w:bCs/>
              </w:rPr>
              <w:t>player</w:t>
            </w:r>
          </w:p>
          <w:p w:rsidR="001C586C" w:rsidP="00E933A8" w:rsidRDefault="001C586C" w14:paraId="007E1220" w14:textId="5E5C312D">
            <w:r w:rsidRPr="005268E5">
              <w:rPr>
                <w:b/>
              </w:rPr>
              <w:t>I want t</w:t>
            </w:r>
            <w:r w:rsidR="002F7535">
              <w:rPr>
                <w:b/>
              </w:rPr>
              <w:t>o</w:t>
            </w:r>
            <w:r w:rsidR="002F7535">
              <w:rPr>
                <w:bCs/>
              </w:rPr>
              <w:t xml:space="preserve"> cancel my booking</w:t>
            </w:r>
            <w:r>
              <w:t xml:space="preserve"> </w:t>
            </w:r>
          </w:p>
          <w:p w:rsidR="001C586C" w:rsidP="00E933A8" w:rsidRDefault="001C586C" w14:paraId="73536433" w14:textId="77777777"/>
          <w:p w:rsidR="005C63BB" w:rsidP="00E933A8" w:rsidRDefault="005C63BB" w14:paraId="0471A8EA" w14:textId="30FBA2CD">
            <w:r>
              <w:t>Notes</w:t>
            </w:r>
          </w:p>
          <w:p w:rsidR="005C63BB" w:rsidP="00677DF8" w:rsidRDefault="00677DF8" w14:paraId="0C5D63E2" w14:textId="1CC0C1F0">
            <w:pPr>
              <w:pStyle w:val="ListParagraph"/>
              <w:numPr>
                <w:ilvl w:val="0"/>
                <w:numId w:val="4"/>
              </w:numPr>
            </w:pPr>
            <w:r>
              <w:t>Booking cannot be cancelled if the booking start time is less than an hour away.</w:t>
            </w:r>
          </w:p>
          <w:p w:rsidR="00E811EB" w:rsidP="00677DF8" w:rsidRDefault="00E811EB" w14:paraId="1AC9DE0C" w14:textId="24B0C56A">
            <w:pPr>
              <w:pStyle w:val="ListParagraph"/>
              <w:numPr>
                <w:ilvl w:val="0"/>
                <w:numId w:val="4"/>
              </w:numPr>
            </w:pPr>
            <w:r>
              <w:t>Email notifications are described in an independent</w:t>
            </w:r>
            <w:r w:rsidR="00244BB8">
              <w:t xml:space="preserve"> scenario, as it is something which can be “added later”. It is secondary to the primary success scenario.</w:t>
            </w:r>
          </w:p>
          <w:p w:rsidRPr="005268E5" w:rsidR="001C586C" w:rsidP="00E933A8" w:rsidRDefault="001C586C" w14:paraId="6137DD28" w14:textId="77777777">
            <w:pPr>
              <w:pStyle w:val="Heading3"/>
              <w:jc w:val="center"/>
            </w:pPr>
            <w:r w:rsidRPr="005268E5">
              <w:t>Success scenarios</w:t>
            </w:r>
          </w:p>
          <w:tbl>
            <w:tblPr>
              <w:tblStyle w:val="TableGrid"/>
              <w:tblW w:w="0" w:type="auto"/>
              <w:tblLook w:val="04A0" w:firstRow="1" w:lastRow="0" w:firstColumn="1" w:lastColumn="0" w:noHBand="0" w:noVBand="1"/>
            </w:tblPr>
            <w:tblGrid>
              <w:gridCol w:w="4904"/>
              <w:gridCol w:w="4478"/>
            </w:tblGrid>
            <w:tr w:rsidRPr="005268E5" w:rsidR="001C586C" w:rsidTr="00E933A8" w14:paraId="52558A9B" w14:textId="77777777">
              <w:tc>
                <w:tcPr>
                  <w:tcW w:w="4904" w:type="dxa"/>
                </w:tcPr>
                <w:p w:rsidR="001C586C" w:rsidP="00E933A8" w:rsidRDefault="001C586C" w14:paraId="372C1F46" w14:textId="5D7E29E0">
                  <w:pPr>
                    <w:rPr>
                      <w:b/>
                    </w:rPr>
                  </w:pPr>
                  <w:r>
                    <w:rPr>
                      <w:b/>
                    </w:rPr>
                    <w:t>S1</w:t>
                  </w:r>
                  <w:r w:rsidR="0036454D">
                    <w:rPr>
                      <w:b/>
                    </w:rPr>
                    <w:t xml:space="preserve"> – Success cancellation</w:t>
                  </w:r>
                </w:p>
                <w:p w:rsidR="008F2A55" w:rsidP="00E933A8" w:rsidRDefault="002F7535" w14:paraId="795A66E1" w14:textId="77777777">
                  <w:r w:rsidRPr="002F7535">
                    <w:rPr>
                      <w:b/>
                      <w:bCs/>
                      <w:u w:val="single"/>
                    </w:rPr>
                    <w:t>Given</w:t>
                  </w:r>
                  <w:r>
                    <w:t xml:space="preserve"> </w:t>
                  </w:r>
                  <w:r w:rsidR="00F043BA">
                    <w:t xml:space="preserve">an existing </w:t>
                  </w:r>
                  <w:r w:rsidR="008F2A55">
                    <w:t>schedule</w:t>
                  </w:r>
                </w:p>
                <w:p w:rsidR="001C586C" w:rsidP="00160813" w:rsidRDefault="00160813" w14:paraId="7E585624" w14:textId="2F8D47CC">
                  <w:pPr>
                    <w:ind w:left="720"/>
                  </w:pPr>
                  <w:r w:rsidRPr="00160813">
                    <w:rPr>
                      <w:b/>
                      <w:bCs/>
                    </w:rPr>
                    <w:t>And</w:t>
                  </w:r>
                  <w:r>
                    <w:rPr>
                      <w:b/>
                      <w:bCs/>
                    </w:rPr>
                    <w:t xml:space="preserve"> </w:t>
                  </w:r>
                  <w:r>
                    <w:t xml:space="preserve">the player has a </w:t>
                  </w:r>
                  <w:r w:rsidRPr="00160813" w:rsidR="00F043BA">
                    <w:t>booking</w:t>
                  </w:r>
                </w:p>
                <w:p w:rsidR="00F043BA" w:rsidP="00C63ABB" w:rsidRDefault="00F043BA" w14:paraId="0A1CE8F7" w14:textId="2F972BE0">
                  <w:pPr>
                    <w:ind w:left="720"/>
                  </w:pPr>
                  <w:r>
                    <w:rPr>
                      <w:b/>
                      <w:bCs/>
                    </w:rPr>
                    <w:t>And</w:t>
                  </w:r>
                  <w:r>
                    <w:t xml:space="preserve"> the </w:t>
                  </w:r>
                  <w:r w:rsidR="00F724B8">
                    <w:t>start time of the booking is more than one hour into the future</w:t>
                  </w:r>
                </w:p>
                <w:p w:rsidR="00F043BA" w:rsidP="00E933A8" w:rsidRDefault="00F043BA" w14:paraId="39895A11" w14:textId="3ECA8E8D">
                  <w:r>
                    <w:rPr>
                      <w:b/>
                      <w:bCs/>
                      <w:u w:val="single"/>
                    </w:rPr>
                    <w:t>When</w:t>
                  </w:r>
                  <w:r>
                    <w:t xml:space="preserve"> the player selects to cancel the</w:t>
                  </w:r>
                  <w:r w:rsidR="008F2A55">
                    <w:t>ir</w:t>
                  </w:r>
                  <w:r>
                    <w:t xml:space="preserve"> booking</w:t>
                  </w:r>
                </w:p>
                <w:p w:rsidRPr="0036454D" w:rsidR="00C214B0" w:rsidP="00E933A8" w:rsidRDefault="00C214B0" w14:paraId="3E06812B" w14:textId="0CF110A3">
                  <w:r w:rsidRPr="00C214B0">
                    <w:rPr>
                      <w:b/>
                      <w:bCs/>
                      <w:u w:val="single"/>
                    </w:rPr>
                    <w:t>Then</w:t>
                  </w:r>
                  <w:r>
                    <w:t xml:space="preserve"> the booking is cancelled </w:t>
                  </w:r>
                </w:p>
                <w:p w:rsidRPr="005268E5" w:rsidR="001C586C" w:rsidP="00E933A8" w:rsidRDefault="001C586C" w14:paraId="1DED9B1E" w14:textId="77777777">
                  <w:pPr>
                    <w:rPr>
                      <w:b/>
                    </w:rPr>
                  </w:pPr>
                </w:p>
              </w:tc>
              <w:tc>
                <w:tcPr>
                  <w:tcW w:w="4478" w:type="dxa"/>
                </w:tcPr>
                <w:p w:rsidR="001C586C" w:rsidP="00E933A8" w:rsidRDefault="001C586C" w14:paraId="3F648113" w14:textId="4B17F68B">
                  <w:pPr>
                    <w:rPr>
                      <w:b/>
                    </w:rPr>
                  </w:pPr>
                  <w:r>
                    <w:rPr>
                      <w:b/>
                    </w:rPr>
                    <w:t>S2</w:t>
                  </w:r>
                  <w:r w:rsidR="0036454D">
                    <w:rPr>
                      <w:b/>
                    </w:rPr>
                    <w:t xml:space="preserve"> – Queued players are notified</w:t>
                  </w:r>
                </w:p>
                <w:p w:rsidR="009E3162" w:rsidP="009E3162" w:rsidRDefault="009E3162" w14:paraId="2E959BC7" w14:textId="63193189">
                  <w:r w:rsidRPr="002F7535">
                    <w:rPr>
                      <w:b/>
                      <w:bCs/>
                      <w:u w:val="single"/>
                    </w:rPr>
                    <w:t>Given</w:t>
                  </w:r>
                  <w:r>
                    <w:t xml:space="preserve"> an existing schedule</w:t>
                  </w:r>
                </w:p>
                <w:p w:rsidRPr="009E3162" w:rsidR="009E3162" w:rsidP="009E3162" w:rsidRDefault="009E3162" w14:paraId="64A4258E" w14:textId="3CB71339">
                  <w:pPr>
                    <w:ind w:left="720"/>
                  </w:pPr>
                  <w:r>
                    <w:rPr>
                      <w:b/>
                      <w:bCs/>
                    </w:rPr>
                    <w:t>And</w:t>
                  </w:r>
                  <w:r>
                    <w:t xml:space="preserve"> there is a booking on this schedule</w:t>
                  </w:r>
                </w:p>
                <w:p w:rsidRPr="00F724B8" w:rsidR="009E3162" w:rsidP="009E3162" w:rsidRDefault="009E3162" w14:paraId="3C85FE48" w14:textId="559F5D39">
                  <w:pPr>
                    <w:ind w:left="720"/>
                  </w:pPr>
                  <w:r>
                    <w:rPr>
                      <w:b/>
                      <w:bCs/>
                    </w:rPr>
                    <w:t>And</w:t>
                  </w:r>
                  <w:r>
                    <w:t xml:space="preserve"> one or more players are queued for notifications</w:t>
                  </w:r>
                </w:p>
                <w:p w:rsidR="009E3162" w:rsidP="009E3162" w:rsidRDefault="009E3162" w14:paraId="7B78D397" w14:textId="2E8D7719">
                  <w:r>
                    <w:rPr>
                      <w:b/>
                      <w:bCs/>
                      <w:u w:val="single"/>
                    </w:rPr>
                    <w:t>When</w:t>
                  </w:r>
                  <w:r>
                    <w:t xml:space="preserve"> the player selects to cancel their booking</w:t>
                  </w:r>
                </w:p>
                <w:p w:rsidRPr="0036454D" w:rsidR="009E3162" w:rsidP="009E3162" w:rsidRDefault="009E3162" w14:paraId="655A33FA" w14:textId="756D4145">
                  <w:r w:rsidRPr="00C214B0">
                    <w:rPr>
                      <w:b/>
                      <w:bCs/>
                      <w:u w:val="single"/>
                    </w:rPr>
                    <w:t>Then</w:t>
                  </w:r>
                  <w:r>
                    <w:t xml:space="preserve"> the booking is cancelled, and the queued players receive</w:t>
                  </w:r>
                  <w:r w:rsidR="007A760F">
                    <w:t xml:space="preserve"> a notification about the cancellation</w:t>
                  </w:r>
                </w:p>
                <w:p w:rsidR="001C586C" w:rsidP="00E933A8" w:rsidRDefault="001C586C" w14:paraId="74DCB696" w14:textId="77777777">
                  <w:pPr>
                    <w:rPr>
                      <w:b/>
                    </w:rPr>
                  </w:pPr>
                </w:p>
              </w:tc>
            </w:tr>
            <w:tr w:rsidRPr="005268E5" w:rsidR="00DC30E8" w:rsidTr="00EF2657" w14:paraId="41C3C2FB" w14:textId="77777777">
              <w:tc>
                <w:tcPr>
                  <w:tcW w:w="9382" w:type="dxa"/>
                  <w:gridSpan w:val="2"/>
                </w:tcPr>
                <w:p w:rsidR="00DC30E8" w:rsidP="00E933A8" w:rsidRDefault="00DC30E8" w14:paraId="17B870D1" w14:textId="77777777">
                  <w:pPr>
                    <w:rPr>
                      <w:b/>
                    </w:rPr>
                  </w:pPr>
                  <w:r>
                    <w:rPr>
                      <w:b/>
                    </w:rPr>
                    <w:t>S3 - Date before schedule, but time less than 1 hour</w:t>
                  </w:r>
                </w:p>
                <w:p w:rsidR="00DC30E8" w:rsidP="00E933A8" w:rsidRDefault="00DC30E8" w14:paraId="19CCBBD9" w14:textId="77777777">
                  <w:pPr>
                    <w:rPr>
                      <w:bCs/>
                    </w:rPr>
                  </w:pPr>
                  <w:r>
                    <w:rPr>
                      <w:b/>
                      <w:u w:val="single"/>
                    </w:rPr>
                    <w:t>Given</w:t>
                  </w:r>
                  <w:r>
                    <w:rPr>
                      <w:bCs/>
                    </w:rPr>
                    <w:t xml:space="preserve"> an existing schedule</w:t>
                  </w:r>
                </w:p>
                <w:p w:rsidR="00DC30E8" w:rsidP="00151FF4" w:rsidRDefault="00DC30E8" w14:paraId="5E4F36F7" w14:textId="77777777">
                  <w:pPr>
                    <w:ind w:left="720"/>
                    <w:rPr>
                      <w:bCs/>
                    </w:rPr>
                  </w:pPr>
                  <w:r>
                    <w:rPr>
                      <w:b/>
                    </w:rPr>
                    <w:t>And</w:t>
                  </w:r>
                  <w:r>
                    <w:rPr>
                      <w:bCs/>
                    </w:rPr>
                    <w:t xml:space="preserve"> an existing booking</w:t>
                  </w:r>
                </w:p>
                <w:p w:rsidR="00DC30E8" w:rsidP="00151FF4" w:rsidRDefault="00DC30E8" w14:paraId="1FFC9858" w14:textId="77777777">
                  <w:pPr>
                    <w:ind w:left="720"/>
                    <w:rPr>
                      <w:bCs/>
                    </w:rPr>
                  </w:pPr>
                  <w:r>
                    <w:rPr>
                      <w:b/>
                    </w:rPr>
                    <w:t>And</w:t>
                  </w:r>
                  <w:r>
                    <w:rPr>
                      <w:bCs/>
                    </w:rPr>
                    <w:t xml:space="preserve"> the date of cancellation is before the schedule date</w:t>
                  </w:r>
                </w:p>
                <w:p w:rsidR="00DC30E8" w:rsidP="00151FF4" w:rsidRDefault="00DC30E8" w14:paraId="386D300D" w14:textId="77777777">
                  <w:pPr>
                    <w:ind w:left="720"/>
                    <w:rPr>
                      <w:bCs/>
                    </w:rPr>
                  </w:pPr>
                  <w:r>
                    <w:rPr>
                      <w:b/>
                    </w:rPr>
                    <w:t>And</w:t>
                  </w:r>
                  <w:r>
                    <w:rPr>
                      <w:bCs/>
                    </w:rPr>
                    <w:t xml:space="preserve"> the time of cancellation is less than 1 hour before the booking</w:t>
                  </w:r>
                </w:p>
                <w:p w:rsidR="00DC30E8" w:rsidP="00E933A8" w:rsidRDefault="00DC30E8" w14:paraId="4FD93285" w14:textId="77777777">
                  <w:pPr>
                    <w:rPr>
                      <w:bCs/>
                    </w:rPr>
                  </w:pPr>
                </w:p>
                <w:p w:rsidR="00DC30E8" w:rsidP="002F65B7" w:rsidRDefault="00DC30E8" w14:paraId="5A740350" w14:textId="1DE9AF01">
                  <w:pPr>
                    <w:ind w:left="720" w:hanging="720"/>
                    <w:rPr>
                      <w:rFonts w:ascii="Consolas" w:hAnsi="Consolas"/>
                      <w:bCs/>
                    </w:rPr>
                  </w:pPr>
                  <w:r>
                    <w:rPr>
                      <w:rFonts w:ascii="Consolas" w:hAnsi="Consolas"/>
                      <w:bCs/>
                    </w:rPr>
                    <w:t xml:space="preserve">    |  Schedule date and time: </w:t>
                  </w:r>
                  <w:r w:rsidR="002F65B7">
                    <w:rPr>
                      <w:rFonts w:ascii="Consolas" w:hAnsi="Consolas"/>
                      <w:bCs/>
                    </w:rPr>
                    <w:t xml:space="preserve">31-01-2025, 09.00-21.00  </w:t>
                  </w:r>
                  <w:r w:rsidR="00B0766C">
                    <w:rPr>
                      <w:rFonts w:ascii="Consolas" w:hAnsi="Consolas"/>
                      <w:bCs/>
                    </w:rPr>
                    <w:t xml:space="preserve"> </w:t>
                  </w:r>
                  <w:r w:rsidR="002F65B7">
                    <w:rPr>
                      <w:rFonts w:ascii="Consolas" w:hAnsi="Consolas"/>
                      <w:bCs/>
                    </w:rPr>
                    <w:t>|</w:t>
                  </w:r>
                </w:p>
                <w:p w:rsidR="002F65B7" w:rsidP="002F65B7" w:rsidRDefault="002F65B7" w14:paraId="28338CC5" w14:textId="6A5879B3">
                  <w:pPr>
                    <w:ind w:left="1440" w:hanging="1440"/>
                    <w:rPr>
                      <w:rFonts w:ascii="Consolas" w:hAnsi="Consolas"/>
                      <w:bCs/>
                    </w:rPr>
                  </w:pPr>
                  <w:r>
                    <w:rPr>
                      <w:rFonts w:ascii="Consolas" w:hAnsi="Consolas"/>
                      <w:bCs/>
                    </w:rPr>
                    <w:t xml:space="preserve">    |  Booking time: </w:t>
                  </w:r>
                  <w:r w:rsidR="00BE7DAD">
                    <w:rPr>
                      <w:rFonts w:ascii="Consolas" w:hAnsi="Consolas"/>
                      <w:bCs/>
                    </w:rPr>
                    <w:t xml:space="preserve">13.00-14.00                        </w:t>
                  </w:r>
                  <w:r w:rsidR="00B0766C">
                    <w:rPr>
                      <w:rFonts w:ascii="Consolas" w:hAnsi="Consolas"/>
                      <w:bCs/>
                    </w:rPr>
                    <w:t xml:space="preserve"> </w:t>
                  </w:r>
                  <w:r w:rsidR="00BE7DAD">
                    <w:rPr>
                      <w:rFonts w:ascii="Consolas" w:hAnsi="Consolas"/>
                      <w:bCs/>
                    </w:rPr>
                    <w:t>|</w:t>
                  </w:r>
                </w:p>
                <w:p w:rsidRPr="00DC30E8" w:rsidR="00BE7DAD" w:rsidP="002F65B7" w:rsidRDefault="00BE7DAD" w14:paraId="1AA61963" w14:textId="1DA8A897">
                  <w:pPr>
                    <w:ind w:left="1440" w:hanging="1440"/>
                    <w:rPr>
                      <w:rFonts w:ascii="Consolas" w:hAnsi="Consolas"/>
                      <w:bCs/>
                    </w:rPr>
                  </w:pPr>
                  <w:r>
                    <w:rPr>
                      <w:rFonts w:ascii="Consolas" w:hAnsi="Consolas"/>
                      <w:bCs/>
                    </w:rPr>
                    <w:t xml:space="preserve">    |  Date and time of cancellation: </w:t>
                  </w:r>
                  <w:r w:rsidR="00B0766C">
                    <w:rPr>
                      <w:rFonts w:ascii="Consolas" w:hAnsi="Consolas"/>
                      <w:bCs/>
                    </w:rPr>
                    <w:t>30-01-2025, 12.47  |</w:t>
                  </w:r>
                </w:p>
                <w:p w:rsidR="00DC30E8" w:rsidP="00E933A8" w:rsidRDefault="00DC30E8" w14:paraId="2FAFFC97" w14:textId="77777777">
                  <w:pPr>
                    <w:rPr>
                      <w:bCs/>
                    </w:rPr>
                  </w:pPr>
                </w:p>
                <w:p w:rsidR="00DC30E8" w:rsidP="00E933A8" w:rsidRDefault="00DC30E8" w14:paraId="0D79EF3F" w14:textId="77777777">
                  <w:pPr>
                    <w:rPr>
                      <w:bCs/>
                    </w:rPr>
                  </w:pPr>
                  <w:r>
                    <w:rPr>
                      <w:b/>
                      <w:u w:val="single"/>
                    </w:rPr>
                    <w:t>When</w:t>
                  </w:r>
                  <w:r>
                    <w:rPr>
                      <w:bCs/>
                    </w:rPr>
                    <w:t xml:space="preserve"> the player selects to cancel the booking</w:t>
                  </w:r>
                </w:p>
                <w:p w:rsidR="00DC30E8" w:rsidP="00E933A8" w:rsidRDefault="00DC30E8" w14:paraId="7ADB150E" w14:textId="43325D9C">
                  <w:pPr>
                    <w:rPr>
                      <w:b/>
                    </w:rPr>
                  </w:pPr>
                  <w:r>
                    <w:rPr>
                      <w:b/>
                      <w:u w:val="single"/>
                    </w:rPr>
                    <w:t>Then</w:t>
                  </w:r>
                  <w:r>
                    <w:rPr>
                      <w:bCs/>
                    </w:rPr>
                    <w:t xml:space="preserve"> the booking is cancelled</w:t>
                  </w:r>
                </w:p>
              </w:tc>
            </w:tr>
          </w:tbl>
          <w:p w:rsidRPr="005268E5" w:rsidR="001C586C" w:rsidP="00E933A8" w:rsidRDefault="001C586C" w14:paraId="3E101CB1" w14:textId="77777777"/>
          <w:p w:rsidRPr="005268E5" w:rsidR="001C586C" w:rsidP="00E933A8" w:rsidRDefault="001C586C" w14:paraId="0B299150" w14:textId="77777777">
            <w:pPr>
              <w:pStyle w:val="Heading3"/>
              <w:jc w:val="center"/>
            </w:pPr>
            <w:r w:rsidRPr="005268E5">
              <w:t>Failure scenarios</w:t>
            </w:r>
          </w:p>
          <w:tbl>
            <w:tblPr>
              <w:tblStyle w:val="TableGrid"/>
              <w:tblW w:w="0" w:type="auto"/>
              <w:tblLook w:val="04A0" w:firstRow="1" w:lastRow="0" w:firstColumn="1" w:lastColumn="0" w:noHBand="0" w:noVBand="1"/>
            </w:tblPr>
            <w:tblGrid>
              <w:gridCol w:w="4691"/>
              <w:gridCol w:w="4691"/>
            </w:tblGrid>
            <w:tr w:rsidRPr="005268E5" w:rsidR="001C586C" w:rsidTr="00E933A8" w14:paraId="62EAEF06" w14:textId="77777777">
              <w:trPr>
                <w:cantSplit/>
              </w:trPr>
              <w:tc>
                <w:tcPr>
                  <w:tcW w:w="4691" w:type="dxa"/>
                </w:tcPr>
                <w:p w:rsidR="001C586C" w:rsidP="00E933A8" w:rsidRDefault="001C586C" w14:paraId="54B869D3" w14:textId="0E75D291">
                  <w:pPr>
                    <w:rPr>
                      <w:b/>
                    </w:rPr>
                  </w:pPr>
                  <w:r>
                    <w:rPr>
                      <w:b/>
                    </w:rPr>
                    <w:t>F1</w:t>
                  </w:r>
                  <w:r w:rsidR="00F724B8">
                    <w:rPr>
                      <w:b/>
                    </w:rPr>
                    <w:t xml:space="preserve"> – Booking is in the past</w:t>
                  </w:r>
                </w:p>
                <w:p w:rsidR="001C586C" w:rsidP="00E933A8" w:rsidRDefault="00F53B12" w14:paraId="27D1640E" w14:textId="0CD75809">
                  <w:pPr>
                    <w:rPr>
                      <w:bCs/>
                    </w:rPr>
                  </w:pPr>
                  <w:r>
                    <w:rPr>
                      <w:b/>
                      <w:u w:val="single"/>
                    </w:rPr>
                    <w:t>Given</w:t>
                  </w:r>
                  <w:r>
                    <w:rPr>
                      <w:bCs/>
                    </w:rPr>
                    <w:t xml:space="preserve"> an existing schedule</w:t>
                  </w:r>
                </w:p>
                <w:p w:rsidR="00F53B12" w:rsidP="00C539DF" w:rsidRDefault="00F53B12" w14:paraId="21F50E44" w14:textId="1323DC55">
                  <w:pPr>
                    <w:ind w:left="720"/>
                    <w:rPr>
                      <w:bCs/>
                    </w:rPr>
                  </w:pPr>
                  <w:r>
                    <w:rPr>
                      <w:b/>
                    </w:rPr>
                    <w:t>And</w:t>
                  </w:r>
                  <w:r>
                    <w:rPr>
                      <w:bCs/>
                    </w:rPr>
                    <w:t xml:space="preserve"> an existing booking of a court</w:t>
                  </w:r>
                </w:p>
                <w:p w:rsidR="00F53B12" w:rsidP="00C539DF" w:rsidRDefault="00F53B12" w14:paraId="5E9A4015" w14:textId="08AC9F29">
                  <w:pPr>
                    <w:ind w:left="720"/>
                    <w:rPr>
                      <w:bCs/>
                    </w:rPr>
                  </w:pPr>
                  <w:r>
                    <w:rPr>
                      <w:b/>
                    </w:rPr>
                    <w:t>And</w:t>
                  </w:r>
                  <w:r>
                    <w:rPr>
                      <w:bCs/>
                    </w:rPr>
                    <w:t xml:space="preserve"> the booking is in </w:t>
                  </w:r>
                  <w:r w:rsidR="00D840FA">
                    <w:rPr>
                      <w:bCs/>
                    </w:rPr>
                    <w:t>the past</w:t>
                  </w:r>
                </w:p>
                <w:p w:rsidR="00D840FA" w:rsidP="00E933A8" w:rsidRDefault="00D840FA" w14:paraId="56A1F503" w14:textId="77777777">
                  <w:pPr>
                    <w:rPr>
                      <w:bCs/>
                    </w:rPr>
                  </w:pPr>
                </w:p>
                <w:p w:rsidR="00D840FA" w:rsidP="00E933A8" w:rsidRDefault="00D840FA" w14:paraId="4E7385CD" w14:textId="5CAE5F6E">
                  <w:pPr>
                    <w:rPr>
                      <w:rFonts w:ascii="Consolas" w:hAnsi="Consolas"/>
                      <w:bCs/>
                    </w:rPr>
                  </w:pPr>
                  <w:r>
                    <w:rPr>
                      <w:rFonts w:ascii="Consolas" w:hAnsi="Consolas"/>
                      <w:bCs/>
                    </w:rPr>
                    <w:t xml:space="preserve">  |  Date </w:t>
                  </w:r>
                  <w:r w:rsidR="002175F7">
                    <w:rPr>
                      <w:rFonts w:ascii="Consolas" w:hAnsi="Consolas"/>
                      <w:bCs/>
                    </w:rPr>
                    <w:t>of schedule: 30-01-2025 |</w:t>
                  </w:r>
                </w:p>
                <w:p w:rsidR="002175F7" w:rsidP="00E933A8" w:rsidRDefault="002175F7" w14:paraId="30F8C818" w14:textId="3950AF42">
                  <w:pPr>
                    <w:rPr>
                      <w:rFonts w:ascii="Consolas" w:hAnsi="Consolas"/>
                      <w:bCs/>
                    </w:rPr>
                  </w:pPr>
                  <w:r>
                    <w:rPr>
                      <w:rFonts w:ascii="Consolas" w:hAnsi="Consolas"/>
                      <w:bCs/>
                    </w:rPr>
                    <w:t xml:space="preserve">  |  Time of booking: 12.00-14.00 |</w:t>
                  </w:r>
                </w:p>
                <w:p w:rsidR="00F53E0E" w:rsidP="00E933A8" w:rsidRDefault="00F53E0E" w14:paraId="48233DB8" w14:textId="77777777">
                  <w:pPr>
                    <w:rPr>
                      <w:rFonts w:ascii="Consolas" w:hAnsi="Consolas"/>
                      <w:bCs/>
                    </w:rPr>
                  </w:pPr>
                </w:p>
                <w:p w:rsidR="002175F7" w:rsidP="00E933A8" w:rsidRDefault="002175F7" w14:paraId="731DA9B6" w14:textId="1C87FF77">
                  <w:pPr>
                    <w:rPr>
                      <w:rFonts w:ascii="Consolas" w:hAnsi="Consolas"/>
                      <w:bCs/>
                    </w:rPr>
                  </w:pPr>
                  <w:r>
                    <w:rPr>
                      <w:rFonts w:ascii="Consolas" w:hAnsi="Consolas"/>
                      <w:bCs/>
                    </w:rPr>
                    <w:t xml:space="preserve">  |  </w:t>
                  </w:r>
                  <w:r w:rsidR="00A71807">
                    <w:rPr>
                      <w:rFonts w:ascii="Consolas" w:hAnsi="Consolas"/>
                      <w:bCs/>
                    </w:rPr>
                    <w:t>Invalid t</w:t>
                  </w:r>
                  <w:r>
                    <w:rPr>
                      <w:rFonts w:ascii="Consolas" w:hAnsi="Consolas"/>
                      <w:bCs/>
                    </w:rPr>
                    <w:t>ime of cancellation:</w:t>
                  </w:r>
                  <w:r w:rsidR="00F50A67">
                    <w:rPr>
                      <w:rFonts w:ascii="Consolas" w:hAnsi="Consolas"/>
                      <w:bCs/>
                    </w:rPr>
                    <w:t>|</w:t>
                  </w:r>
                </w:p>
                <w:p w:rsidR="005A6AB0" w:rsidP="00E933A8" w:rsidRDefault="005A6AB0" w14:paraId="2C262078" w14:textId="77777777">
                  <w:pPr>
                    <w:rPr>
                      <w:rFonts w:ascii="Consolas" w:hAnsi="Consolas"/>
                      <w:bCs/>
                    </w:rPr>
                  </w:pPr>
                </w:p>
                <w:p w:rsidR="007160FF" w:rsidP="00E933A8" w:rsidRDefault="00F50A67" w14:paraId="4BF45A2D" w14:textId="0F5412D4">
                  <w:pPr>
                    <w:rPr>
                      <w:rFonts w:ascii="Consolas" w:hAnsi="Consolas"/>
                      <w:bCs/>
                    </w:rPr>
                  </w:pPr>
                  <w:r>
                    <w:rPr>
                      <w:rFonts w:ascii="Consolas" w:hAnsi="Consolas"/>
                      <w:bCs/>
                    </w:rPr>
                    <w:t xml:space="preserve">  |  </w:t>
                  </w:r>
                  <w:r w:rsidR="007160FF">
                    <w:rPr>
                      <w:rFonts w:ascii="Consolas" w:hAnsi="Consolas"/>
                      <w:bCs/>
                    </w:rPr>
                    <w:t xml:space="preserve">Date: </w:t>
                  </w:r>
                  <w:r>
                    <w:rPr>
                      <w:rFonts w:ascii="Consolas" w:hAnsi="Consolas"/>
                      <w:bCs/>
                    </w:rPr>
                    <w:t>31-01-2025</w:t>
                  </w:r>
                  <w:r w:rsidR="00F53E0E">
                    <w:rPr>
                      <w:rFonts w:ascii="Consolas" w:hAnsi="Consolas"/>
                      <w:bCs/>
                    </w:rPr>
                    <w:t xml:space="preserve">             |</w:t>
                  </w:r>
                </w:p>
                <w:p w:rsidR="002A130B" w:rsidP="00E933A8" w:rsidRDefault="007160FF" w14:paraId="240361B2" w14:textId="27630DBC">
                  <w:pPr>
                    <w:rPr>
                      <w:rFonts w:ascii="Consolas" w:hAnsi="Consolas"/>
                      <w:bCs/>
                    </w:rPr>
                  </w:pPr>
                  <w:r>
                    <w:rPr>
                      <w:rFonts w:ascii="Consolas" w:hAnsi="Consolas"/>
                      <w:bCs/>
                    </w:rPr>
                    <w:t xml:space="preserve">  |  Times:</w:t>
                  </w:r>
                  <w:r w:rsidR="00F50A67">
                    <w:rPr>
                      <w:rFonts w:ascii="Consolas" w:hAnsi="Consolas"/>
                      <w:bCs/>
                    </w:rPr>
                    <w:t xml:space="preserve"> 10.00</w:t>
                  </w:r>
                  <w:r w:rsidR="00436C5F">
                    <w:rPr>
                      <w:rFonts w:ascii="Consolas" w:hAnsi="Consolas"/>
                      <w:bCs/>
                    </w:rPr>
                    <w:t xml:space="preserve">, 11.00, </w:t>
                  </w:r>
                  <w:r>
                    <w:rPr>
                      <w:rFonts w:ascii="Consolas" w:hAnsi="Consolas"/>
                      <w:bCs/>
                    </w:rPr>
                    <w:t>11</w:t>
                  </w:r>
                  <w:r w:rsidR="00436C5F">
                    <w:rPr>
                      <w:rFonts w:ascii="Consolas" w:hAnsi="Consolas"/>
                      <w:bCs/>
                    </w:rPr>
                    <w:t>.59</w:t>
                  </w:r>
                  <w:r>
                    <w:rPr>
                      <w:rFonts w:ascii="Consolas" w:hAnsi="Consolas"/>
                      <w:bCs/>
                    </w:rPr>
                    <w:t xml:space="preserve">   </w:t>
                  </w:r>
                  <w:r w:rsidR="00F53E0E">
                    <w:rPr>
                      <w:rFonts w:ascii="Consolas" w:hAnsi="Consolas"/>
                      <w:bCs/>
                    </w:rPr>
                    <w:t>|</w:t>
                  </w:r>
                  <w:r w:rsidR="000209A6">
                    <w:rPr>
                      <w:rFonts w:ascii="Consolas" w:hAnsi="Consolas"/>
                      <w:bCs/>
                    </w:rPr>
                    <w:t xml:space="preserve">           </w:t>
                  </w:r>
                  <w:r w:rsidR="00F50A67">
                    <w:rPr>
                      <w:rFonts w:ascii="Consolas" w:hAnsi="Consolas"/>
                      <w:bCs/>
                    </w:rPr>
                    <w:t xml:space="preserve">            </w:t>
                  </w:r>
                </w:p>
                <w:p w:rsidR="00F53E0E" w:rsidP="00E933A8" w:rsidRDefault="00F53E0E" w14:paraId="5F283AEA" w14:textId="77777777">
                  <w:pPr>
                    <w:rPr>
                      <w:rFonts w:ascii="Consolas" w:hAnsi="Consolas"/>
                      <w:bCs/>
                    </w:rPr>
                  </w:pPr>
                </w:p>
                <w:p w:rsidR="00F53E0E" w:rsidP="00E933A8" w:rsidRDefault="002A130B" w14:paraId="485A3039" w14:textId="1439622C">
                  <w:pPr>
                    <w:rPr>
                      <w:rFonts w:ascii="Consolas" w:hAnsi="Consolas"/>
                      <w:bCs/>
                    </w:rPr>
                  </w:pPr>
                  <w:r>
                    <w:rPr>
                      <w:rFonts w:ascii="Consolas" w:hAnsi="Consolas"/>
                      <w:bCs/>
                    </w:rPr>
                    <w:t xml:space="preserve">  |  </w:t>
                  </w:r>
                  <w:r w:rsidR="00F53E0E">
                    <w:rPr>
                      <w:rFonts w:ascii="Consolas" w:hAnsi="Consolas"/>
                      <w:bCs/>
                    </w:rPr>
                    <w:t xml:space="preserve">Date: </w:t>
                  </w:r>
                  <w:r>
                    <w:rPr>
                      <w:rFonts w:ascii="Consolas" w:hAnsi="Consolas"/>
                      <w:bCs/>
                    </w:rPr>
                    <w:t>30-01-2025</w:t>
                  </w:r>
                  <w:r w:rsidR="005A6AB0">
                    <w:rPr>
                      <w:rFonts w:ascii="Consolas" w:hAnsi="Consolas"/>
                      <w:bCs/>
                    </w:rPr>
                    <w:t xml:space="preserve">             |</w:t>
                  </w:r>
                </w:p>
                <w:p w:rsidRPr="00D840FA" w:rsidR="007160FF" w:rsidP="00E933A8" w:rsidRDefault="00F53E0E" w14:paraId="4EE19A84" w14:textId="4DB86E3D">
                  <w:pPr>
                    <w:rPr>
                      <w:rFonts w:ascii="Consolas" w:hAnsi="Consolas"/>
                      <w:bCs/>
                    </w:rPr>
                  </w:pPr>
                  <w:r>
                    <w:rPr>
                      <w:rFonts w:ascii="Consolas" w:hAnsi="Consolas"/>
                      <w:bCs/>
                    </w:rPr>
                    <w:t xml:space="preserve">  |  Times:</w:t>
                  </w:r>
                  <w:r w:rsidR="002A130B">
                    <w:rPr>
                      <w:rFonts w:ascii="Consolas" w:hAnsi="Consolas"/>
                      <w:bCs/>
                    </w:rPr>
                    <w:t xml:space="preserve"> 12.00, 12.01</w:t>
                  </w:r>
                  <w:r w:rsidR="005A6AB0">
                    <w:rPr>
                      <w:rFonts w:ascii="Consolas" w:hAnsi="Consolas"/>
                      <w:bCs/>
                    </w:rPr>
                    <w:t xml:space="preserve">, </w:t>
                  </w:r>
                  <w:r w:rsidR="007160FF">
                    <w:rPr>
                      <w:rFonts w:ascii="Consolas" w:hAnsi="Consolas"/>
                      <w:bCs/>
                    </w:rPr>
                    <w:t>13.00</w:t>
                  </w:r>
                  <w:r w:rsidR="005A6AB0">
                    <w:rPr>
                      <w:rFonts w:ascii="Consolas" w:hAnsi="Consolas"/>
                      <w:bCs/>
                    </w:rPr>
                    <w:t xml:space="preserve">   |</w:t>
                  </w:r>
                  <w:r w:rsidR="007160FF">
                    <w:rPr>
                      <w:rFonts w:ascii="Consolas" w:hAnsi="Consolas"/>
                      <w:bCs/>
                    </w:rPr>
                    <w:t xml:space="preserve">     </w:t>
                  </w:r>
                </w:p>
                <w:p w:rsidR="00D840FA" w:rsidP="00E933A8" w:rsidRDefault="007160FF" w14:paraId="0C9A5B77" w14:textId="62A80192">
                  <w:pPr>
                    <w:rPr>
                      <w:bCs/>
                    </w:rPr>
                  </w:pPr>
                  <w:r>
                    <w:rPr>
                      <w:bCs/>
                    </w:rPr>
                    <w:t xml:space="preserve"> </w:t>
                  </w:r>
                </w:p>
                <w:p w:rsidR="00D840FA" w:rsidP="00E933A8" w:rsidRDefault="00D840FA" w14:paraId="3D038A19" w14:textId="6AC8392A">
                  <w:pPr>
                    <w:rPr>
                      <w:bCs/>
                    </w:rPr>
                  </w:pPr>
                  <w:r>
                    <w:rPr>
                      <w:b/>
                      <w:u w:val="single"/>
                    </w:rPr>
                    <w:t>When</w:t>
                  </w:r>
                  <w:r>
                    <w:rPr>
                      <w:bCs/>
                    </w:rPr>
                    <w:t xml:space="preserve"> the player selects to cancel the</w:t>
                  </w:r>
                  <w:r w:rsidR="00151FF4">
                    <w:rPr>
                      <w:bCs/>
                    </w:rPr>
                    <w:t>ir</w:t>
                  </w:r>
                  <w:r>
                    <w:rPr>
                      <w:bCs/>
                    </w:rPr>
                    <w:t xml:space="preserve"> booking</w:t>
                  </w:r>
                </w:p>
                <w:p w:rsidRPr="00D840FA" w:rsidR="00D840FA" w:rsidP="00E933A8" w:rsidRDefault="00D840FA" w14:paraId="397FBD2E" w14:textId="453121CE">
                  <w:pPr>
                    <w:rPr>
                      <w:bCs/>
                    </w:rPr>
                  </w:pPr>
                  <w:r>
                    <w:rPr>
                      <w:b/>
                      <w:u w:val="single"/>
                    </w:rPr>
                    <w:t>Then</w:t>
                  </w:r>
                  <w:r>
                    <w:rPr>
                      <w:bCs/>
                    </w:rPr>
                    <w:t xml:space="preserve"> the request is rejected, with a message saying past bookings cannot be cancelled</w:t>
                  </w:r>
                </w:p>
                <w:p w:rsidRPr="005268E5" w:rsidR="001C586C" w:rsidP="00E933A8" w:rsidRDefault="001C586C" w14:paraId="26F8371E" w14:textId="77777777">
                  <w:pPr>
                    <w:rPr>
                      <w:b/>
                      <w:i/>
                    </w:rPr>
                  </w:pPr>
                </w:p>
              </w:tc>
              <w:tc>
                <w:tcPr>
                  <w:tcW w:w="4691" w:type="dxa"/>
                </w:tcPr>
                <w:p w:rsidR="001C586C" w:rsidP="00E933A8" w:rsidRDefault="00F724B8" w14:paraId="2EE3E40C" w14:textId="6D968C56">
                  <w:pPr>
                    <w:rPr>
                      <w:b/>
                      <w:iCs/>
                    </w:rPr>
                  </w:pPr>
                  <w:r>
                    <w:rPr>
                      <w:b/>
                      <w:iCs/>
                    </w:rPr>
                    <w:t xml:space="preserve">F2 – </w:t>
                  </w:r>
                  <w:r w:rsidR="00C214B0">
                    <w:rPr>
                      <w:b/>
                      <w:iCs/>
                    </w:rPr>
                    <w:t>Cancellation is too late</w:t>
                  </w:r>
                  <w:r w:rsidR="00310EC2">
                    <w:rPr>
                      <w:b/>
                      <w:iCs/>
                    </w:rPr>
                    <w:t xml:space="preserve"> on </w:t>
                  </w:r>
                  <w:r w:rsidR="007469D6">
                    <w:rPr>
                      <w:b/>
                      <w:iCs/>
                    </w:rPr>
                    <w:t>same date</w:t>
                  </w:r>
                </w:p>
                <w:p w:rsidR="00E40CE4" w:rsidP="00E40CE4" w:rsidRDefault="00E40CE4" w14:paraId="7A2E484B" w14:textId="77777777">
                  <w:pPr>
                    <w:rPr>
                      <w:bCs/>
                    </w:rPr>
                  </w:pPr>
                  <w:r>
                    <w:rPr>
                      <w:b/>
                      <w:u w:val="single"/>
                    </w:rPr>
                    <w:t>Given</w:t>
                  </w:r>
                  <w:r>
                    <w:rPr>
                      <w:bCs/>
                    </w:rPr>
                    <w:t xml:space="preserve"> an existing schedule</w:t>
                  </w:r>
                </w:p>
                <w:p w:rsidR="00E40CE4" w:rsidP="00E40CE4" w:rsidRDefault="00E40CE4" w14:paraId="5C985004" w14:textId="77777777">
                  <w:pPr>
                    <w:ind w:left="720"/>
                    <w:rPr>
                      <w:bCs/>
                    </w:rPr>
                  </w:pPr>
                  <w:r>
                    <w:rPr>
                      <w:b/>
                    </w:rPr>
                    <w:t>And</w:t>
                  </w:r>
                  <w:r>
                    <w:rPr>
                      <w:bCs/>
                    </w:rPr>
                    <w:t xml:space="preserve"> an existing booking of a court</w:t>
                  </w:r>
                </w:p>
                <w:p w:rsidR="00E40CE4" w:rsidP="00E40CE4" w:rsidRDefault="00E40CE4" w14:paraId="5A42A383" w14:textId="1A7D118D">
                  <w:pPr>
                    <w:ind w:left="720"/>
                    <w:rPr>
                      <w:bCs/>
                    </w:rPr>
                  </w:pPr>
                  <w:r>
                    <w:rPr>
                      <w:b/>
                    </w:rPr>
                    <w:t>And</w:t>
                  </w:r>
                  <w:r>
                    <w:rPr>
                      <w:bCs/>
                    </w:rPr>
                    <w:t xml:space="preserve"> the booking is in the future</w:t>
                  </w:r>
                </w:p>
                <w:p w:rsidRPr="00F7247B" w:rsidR="00F7247B" w:rsidP="00E40CE4" w:rsidRDefault="00F7247B" w14:paraId="309F4AE9" w14:textId="3A15CE86">
                  <w:pPr>
                    <w:ind w:left="720"/>
                    <w:rPr>
                      <w:bCs/>
                    </w:rPr>
                  </w:pPr>
                  <w:r>
                    <w:rPr>
                      <w:b/>
                    </w:rPr>
                    <w:t>And</w:t>
                  </w:r>
                  <w:r>
                    <w:rPr>
                      <w:bCs/>
                    </w:rPr>
                    <w:t xml:space="preserve"> the time of cancellation is less than an hour before the booking</w:t>
                  </w:r>
                </w:p>
                <w:p w:rsidR="00E40CE4" w:rsidP="00E40CE4" w:rsidRDefault="00E40CE4" w14:paraId="4987AE4F" w14:textId="77777777">
                  <w:pPr>
                    <w:rPr>
                      <w:bCs/>
                    </w:rPr>
                  </w:pPr>
                </w:p>
                <w:p w:rsidR="00E40CE4" w:rsidP="00E40CE4" w:rsidRDefault="00E40CE4" w14:paraId="7536DEBE" w14:textId="6AAFB106">
                  <w:pPr>
                    <w:rPr>
                      <w:rFonts w:ascii="Consolas" w:hAnsi="Consolas"/>
                      <w:bCs/>
                    </w:rPr>
                  </w:pPr>
                  <w:r>
                    <w:rPr>
                      <w:rFonts w:ascii="Consolas" w:hAnsi="Consolas"/>
                      <w:bCs/>
                    </w:rPr>
                    <w:t xml:space="preserve"> | Date of schedule: 3</w:t>
                  </w:r>
                  <w:r w:rsidR="00F7247B">
                    <w:rPr>
                      <w:rFonts w:ascii="Consolas" w:hAnsi="Consolas"/>
                      <w:bCs/>
                    </w:rPr>
                    <w:t>1</w:t>
                  </w:r>
                  <w:r>
                    <w:rPr>
                      <w:rFonts w:ascii="Consolas" w:hAnsi="Consolas"/>
                      <w:bCs/>
                    </w:rPr>
                    <w:t xml:space="preserve">-01-2025 </w:t>
                  </w:r>
                  <w:r w:rsidR="00A71807">
                    <w:rPr>
                      <w:rFonts w:ascii="Consolas" w:hAnsi="Consolas"/>
                      <w:bCs/>
                    </w:rPr>
                    <w:t xml:space="preserve"> </w:t>
                  </w:r>
                  <w:r>
                    <w:rPr>
                      <w:rFonts w:ascii="Consolas" w:hAnsi="Consolas"/>
                      <w:bCs/>
                    </w:rPr>
                    <w:t>|</w:t>
                  </w:r>
                </w:p>
                <w:p w:rsidR="00E40CE4" w:rsidP="00E40CE4" w:rsidRDefault="00E40CE4" w14:paraId="550C1B41" w14:textId="3B4D240B">
                  <w:pPr>
                    <w:rPr>
                      <w:rFonts w:ascii="Consolas" w:hAnsi="Consolas"/>
                      <w:bCs/>
                    </w:rPr>
                  </w:pPr>
                  <w:r>
                    <w:rPr>
                      <w:rFonts w:ascii="Consolas" w:hAnsi="Consolas"/>
                      <w:bCs/>
                    </w:rPr>
                    <w:t xml:space="preserve"> | Time of booking: 1</w:t>
                  </w:r>
                  <w:r w:rsidR="00A71807">
                    <w:rPr>
                      <w:rFonts w:ascii="Consolas" w:hAnsi="Consolas"/>
                      <w:bCs/>
                    </w:rPr>
                    <w:t>1</w:t>
                  </w:r>
                  <w:r>
                    <w:rPr>
                      <w:rFonts w:ascii="Consolas" w:hAnsi="Consolas"/>
                      <w:bCs/>
                    </w:rPr>
                    <w:t xml:space="preserve">.00-14.00 </w:t>
                  </w:r>
                  <w:r w:rsidR="00A71807">
                    <w:rPr>
                      <w:rFonts w:ascii="Consolas" w:hAnsi="Consolas"/>
                      <w:bCs/>
                    </w:rPr>
                    <w:t xml:space="preserve"> </w:t>
                  </w:r>
                  <w:r>
                    <w:rPr>
                      <w:rFonts w:ascii="Consolas" w:hAnsi="Consolas"/>
                      <w:bCs/>
                    </w:rPr>
                    <w:t>|</w:t>
                  </w:r>
                </w:p>
                <w:p w:rsidR="005A6AB0" w:rsidP="00E40CE4" w:rsidRDefault="00E40CE4" w14:paraId="78C4FE85" w14:textId="77777777">
                  <w:pPr>
                    <w:rPr>
                      <w:rFonts w:ascii="Consolas" w:hAnsi="Consolas"/>
                      <w:bCs/>
                    </w:rPr>
                  </w:pPr>
                  <w:r>
                    <w:rPr>
                      <w:rFonts w:ascii="Consolas" w:hAnsi="Consolas"/>
                      <w:bCs/>
                    </w:rPr>
                    <w:t xml:space="preserve"> </w:t>
                  </w:r>
                </w:p>
                <w:p w:rsidR="00E40CE4" w:rsidP="00E40CE4" w:rsidRDefault="005A6AB0" w14:paraId="4C7E6CBF" w14:textId="38652B4E">
                  <w:pPr>
                    <w:rPr>
                      <w:rFonts w:ascii="Consolas" w:hAnsi="Consolas"/>
                      <w:bCs/>
                    </w:rPr>
                  </w:pPr>
                  <w:r>
                    <w:rPr>
                      <w:rFonts w:ascii="Consolas" w:hAnsi="Consolas"/>
                      <w:bCs/>
                    </w:rPr>
                    <w:t xml:space="preserve"> </w:t>
                  </w:r>
                  <w:r w:rsidR="00E40CE4">
                    <w:rPr>
                      <w:rFonts w:ascii="Consolas" w:hAnsi="Consolas"/>
                      <w:bCs/>
                    </w:rPr>
                    <w:t xml:space="preserve">| </w:t>
                  </w:r>
                  <w:r w:rsidR="00F7247B">
                    <w:rPr>
                      <w:rFonts w:ascii="Consolas" w:hAnsi="Consolas"/>
                      <w:bCs/>
                    </w:rPr>
                    <w:t>Invalid t</w:t>
                  </w:r>
                  <w:r w:rsidR="00E40CE4">
                    <w:rPr>
                      <w:rFonts w:ascii="Consolas" w:hAnsi="Consolas"/>
                      <w:bCs/>
                    </w:rPr>
                    <w:t>ime</w:t>
                  </w:r>
                  <w:r w:rsidR="00F7247B">
                    <w:rPr>
                      <w:rFonts w:ascii="Consolas" w:hAnsi="Consolas"/>
                      <w:bCs/>
                    </w:rPr>
                    <w:t>s</w:t>
                  </w:r>
                  <w:r w:rsidR="00E40CE4">
                    <w:rPr>
                      <w:rFonts w:ascii="Consolas" w:hAnsi="Consolas"/>
                      <w:bCs/>
                    </w:rPr>
                    <w:t xml:space="preserve"> of cancellation:|</w:t>
                  </w:r>
                </w:p>
                <w:p w:rsidR="00A71807" w:rsidP="00E40CE4" w:rsidRDefault="00E40CE4" w14:paraId="75C0C6CA" w14:textId="55CC1773">
                  <w:pPr>
                    <w:rPr>
                      <w:rFonts w:ascii="Consolas" w:hAnsi="Consolas"/>
                      <w:bCs/>
                    </w:rPr>
                  </w:pPr>
                  <w:r>
                    <w:rPr>
                      <w:rFonts w:ascii="Consolas" w:hAnsi="Consolas"/>
                      <w:bCs/>
                    </w:rPr>
                    <w:t xml:space="preserve"> | 31-01-2025, 10.0</w:t>
                  </w:r>
                  <w:r w:rsidR="00A71807">
                    <w:rPr>
                      <w:rFonts w:ascii="Consolas" w:hAnsi="Consolas"/>
                      <w:bCs/>
                    </w:rPr>
                    <w:t>1, 10.30,     |</w:t>
                  </w:r>
                </w:p>
                <w:p w:rsidR="00E40CE4" w:rsidP="00E40CE4" w:rsidRDefault="00A71807" w14:paraId="291EB6F3" w14:textId="2020F48B">
                  <w:pPr>
                    <w:rPr>
                      <w:rFonts w:ascii="Consolas" w:hAnsi="Consolas"/>
                      <w:bCs/>
                    </w:rPr>
                  </w:pPr>
                  <w:r>
                    <w:rPr>
                      <w:rFonts w:ascii="Consolas" w:hAnsi="Consolas"/>
                      <w:bCs/>
                    </w:rPr>
                    <w:t xml:space="preserve"> | 10.59, 11.00</w:t>
                  </w:r>
                  <w:r w:rsidR="00E40CE4">
                    <w:rPr>
                      <w:rFonts w:ascii="Consolas" w:hAnsi="Consolas"/>
                      <w:bCs/>
                    </w:rPr>
                    <w:t xml:space="preserve">           </w:t>
                  </w:r>
                  <w:r>
                    <w:rPr>
                      <w:rFonts w:ascii="Consolas" w:hAnsi="Consolas"/>
                      <w:bCs/>
                    </w:rPr>
                    <w:t xml:space="preserve"> </w:t>
                  </w:r>
                  <w:r w:rsidR="00E40CE4">
                    <w:rPr>
                      <w:rFonts w:ascii="Consolas" w:hAnsi="Consolas"/>
                      <w:bCs/>
                    </w:rPr>
                    <w:t xml:space="preserve"> </w:t>
                  </w:r>
                  <w:r>
                    <w:rPr>
                      <w:rFonts w:ascii="Consolas" w:hAnsi="Consolas"/>
                      <w:bCs/>
                    </w:rPr>
                    <w:t xml:space="preserve">     </w:t>
                  </w:r>
                  <w:r w:rsidR="00E40CE4">
                    <w:rPr>
                      <w:rFonts w:ascii="Consolas" w:hAnsi="Consolas"/>
                      <w:bCs/>
                    </w:rPr>
                    <w:t>|</w:t>
                  </w:r>
                </w:p>
                <w:p w:rsidR="00520D5F" w:rsidP="00E40CE4" w:rsidRDefault="00520D5F" w14:paraId="5AF54CC0" w14:textId="77777777">
                  <w:pPr>
                    <w:rPr>
                      <w:rFonts w:ascii="Consolas" w:hAnsi="Consolas"/>
                      <w:bCs/>
                    </w:rPr>
                  </w:pPr>
                </w:p>
                <w:p w:rsidR="00520D5F" w:rsidP="00520D5F" w:rsidRDefault="00520D5F" w14:paraId="0865F31E" w14:textId="10D73583">
                  <w:pPr>
                    <w:rPr>
                      <w:rFonts w:ascii="Consolas" w:hAnsi="Consolas"/>
                      <w:bCs/>
                    </w:rPr>
                  </w:pPr>
                  <w:r>
                    <w:rPr>
                      <w:rFonts w:ascii="Consolas" w:hAnsi="Consolas"/>
                      <w:bCs/>
                    </w:rPr>
                    <w:t xml:space="preserve"> | Date of schedule: 31-01-2025  |</w:t>
                  </w:r>
                </w:p>
                <w:p w:rsidR="00520D5F" w:rsidP="00520D5F" w:rsidRDefault="00520D5F" w14:paraId="4A2C8211" w14:textId="69F2EB6C">
                  <w:pPr>
                    <w:rPr>
                      <w:rFonts w:ascii="Consolas" w:hAnsi="Consolas"/>
                      <w:bCs/>
                    </w:rPr>
                  </w:pPr>
                  <w:r>
                    <w:rPr>
                      <w:rFonts w:ascii="Consolas" w:hAnsi="Consolas"/>
                      <w:bCs/>
                    </w:rPr>
                    <w:t xml:space="preserve"> | Time of booking: 11.30-14.00  |</w:t>
                  </w:r>
                </w:p>
                <w:p w:rsidR="00520D5F" w:rsidP="00520D5F" w:rsidRDefault="00520D5F" w14:paraId="28869A8C" w14:textId="77777777">
                  <w:pPr>
                    <w:rPr>
                      <w:rFonts w:ascii="Consolas" w:hAnsi="Consolas"/>
                      <w:bCs/>
                    </w:rPr>
                  </w:pPr>
                  <w:r>
                    <w:rPr>
                      <w:rFonts w:ascii="Consolas" w:hAnsi="Consolas"/>
                      <w:bCs/>
                    </w:rPr>
                    <w:t xml:space="preserve"> </w:t>
                  </w:r>
                </w:p>
                <w:p w:rsidR="00520D5F" w:rsidP="00520D5F" w:rsidRDefault="00520D5F" w14:paraId="4EE3B491" w14:textId="77777777">
                  <w:pPr>
                    <w:rPr>
                      <w:rFonts w:ascii="Consolas" w:hAnsi="Consolas"/>
                      <w:bCs/>
                    </w:rPr>
                  </w:pPr>
                  <w:r>
                    <w:rPr>
                      <w:rFonts w:ascii="Consolas" w:hAnsi="Consolas"/>
                      <w:bCs/>
                    </w:rPr>
                    <w:t xml:space="preserve"> | Invalid times of cancellation:|</w:t>
                  </w:r>
                </w:p>
                <w:p w:rsidR="00520D5F" w:rsidP="00520D5F" w:rsidRDefault="00520D5F" w14:paraId="1092F200" w14:textId="2F3BD399">
                  <w:pPr>
                    <w:rPr>
                      <w:rFonts w:ascii="Consolas" w:hAnsi="Consolas"/>
                      <w:bCs/>
                    </w:rPr>
                  </w:pPr>
                  <w:r>
                    <w:rPr>
                      <w:rFonts w:ascii="Consolas" w:hAnsi="Consolas"/>
                      <w:bCs/>
                    </w:rPr>
                    <w:t xml:space="preserve"> | 31-01-2025, 10.31, 10.45,     |</w:t>
                  </w:r>
                </w:p>
                <w:p w:rsidRPr="00D840FA" w:rsidR="00520D5F" w:rsidP="00520D5F" w:rsidRDefault="00520D5F" w14:paraId="705A9CE0" w14:textId="72F8E754">
                  <w:pPr>
                    <w:rPr>
                      <w:rFonts w:ascii="Consolas" w:hAnsi="Consolas"/>
                      <w:bCs/>
                    </w:rPr>
                  </w:pPr>
                  <w:r>
                    <w:rPr>
                      <w:rFonts w:ascii="Consolas" w:hAnsi="Consolas"/>
                      <w:bCs/>
                    </w:rPr>
                    <w:t xml:space="preserve"> | 10.59, 11.30                  |</w:t>
                  </w:r>
                </w:p>
                <w:p w:rsidR="00E40CE4" w:rsidP="00E40CE4" w:rsidRDefault="00E40CE4" w14:paraId="1A5D60C5" w14:textId="77777777">
                  <w:pPr>
                    <w:rPr>
                      <w:bCs/>
                    </w:rPr>
                  </w:pPr>
                </w:p>
                <w:p w:rsidR="00E40CE4" w:rsidP="00E40CE4" w:rsidRDefault="00E40CE4" w14:paraId="0B562CE7" w14:textId="7D13F17A">
                  <w:pPr>
                    <w:rPr>
                      <w:bCs/>
                    </w:rPr>
                  </w:pPr>
                  <w:r>
                    <w:rPr>
                      <w:b/>
                      <w:u w:val="single"/>
                    </w:rPr>
                    <w:t>When</w:t>
                  </w:r>
                  <w:r>
                    <w:rPr>
                      <w:bCs/>
                    </w:rPr>
                    <w:t xml:space="preserve"> the player selects to cancel the</w:t>
                  </w:r>
                  <w:r w:rsidR="00151FF4">
                    <w:rPr>
                      <w:bCs/>
                    </w:rPr>
                    <w:t>ir</w:t>
                  </w:r>
                  <w:r>
                    <w:rPr>
                      <w:bCs/>
                    </w:rPr>
                    <w:t xml:space="preserve"> booking</w:t>
                  </w:r>
                </w:p>
                <w:p w:rsidRPr="00D840FA" w:rsidR="00E40CE4" w:rsidP="00E40CE4" w:rsidRDefault="00E40CE4" w14:paraId="04054A67" w14:textId="77777777">
                  <w:pPr>
                    <w:rPr>
                      <w:bCs/>
                    </w:rPr>
                  </w:pPr>
                  <w:r>
                    <w:rPr>
                      <w:b/>
                      <w:u w:val="single"/>
                    </w:rPr>
                    <w:t>Then</w:t>
                  </w:r>
                  <w:r>
                    <w:rPr>
                      <w:bCs/>
                    </w:rPr>
                    <w:t xml:space="preserve"> the request is rejected, with a message saying past bookings cannot be cancelled</w:t>
                  </w:r>
                </w:p>
                <w:p w:rsidRPr="00F724B8" w:rsidR="00E40CE4" w:rsidP="00E933A8" w:rsidRDefault="00E40CE4" w14:paraId="1B673F0F" w14:textId="61CA4C1A">
                  <w:pPr>
                    <w:rPr>
                      <w:b/>
                      <w:iCs/>
                    </w:rPr>
                  </w:pPr>
                </w:p>
              </w:tc>
            </w:tr>
            <w:tr w:rsidRPr="005268E5" w:rsidR="00C214B0" w:rsidTr="00E933A8" w14:paraId="66A87957" w14:textId="77777777">
              <w:trPr>
                <w:cantSplit/>
              </w:trPr>
              <w:tc>
                <w:tcPr>
                  <w:tcW w:w="4691" w:type="dxa"/>
                </w:tcPr>
                <w:p w:rsidR="00C214B0" w:rsidP="00E933A8" w:rsidRDefault="00C214B0" w14:paraId="0915B714" w14:textId="77777777">
                  <w:pPr>
                    <w:rPr>
                      <w:b/>
                    </w:rPr>
                  </w:pPr>
                  <w:r>
                    <w:rPr>
                      <w:b/>
                    </w:rPr>
                    <w:t>F3 – No booking found</w:t>
                  </w:r>
                </w:p>
                <w:p w:rsidR="005707AF" w:rsidP="00E933A8" w:rsidRDefault="005707AF" w14:paraId="438FC7F0" w14:textId="77777777">
                  <w:pPr>
                    <w:rPr>
                      <w:bCs/>
                    </w:rPr>
                  </w:pPr>
                  <w:r>
                    <w:rPr>
                      <w:b/>
                      <w:u w:val="single"/>
                    </w:rPr>
                    <w:t>Given</w:t>
                  </w:r>
                  <w:r>
                    <w:rPr>
                      <w:bCs/>
                    </w:rPr>
                    <w:t xml:space="preserve"> an existing schedule</w:t>
                  </w:r>
                </w:p>
                <w:p w:rsidR="005707AF" w:rsidP="002340F7" w:rsidRDefault="00DD089E" w14:paraId="00087194" w14:textId="77777777">
                  <w:pPr>
                    <w:ind w:left="720"/>
                    <w:rPr>
                      <w:bCs/>
                    </w:rPr>
                  </w:pPr>
                  <w:r>
                    <w:rPr>
                      <w:b/>
                    </w:rPr>
                    <w:t>And</w:t>
                  </w:r>
                  <w:r>
                    <w:rPr>
                      <w:bCs/>
                    </w:rPr>
                    <w:t xml:space="preserve"> relevant booking information</w:t>
                  </w:r>
                </w:p>
                <w:p w:rsidR="00DD089E" w:rsidP="002340F7" w:rsidRDefault="00DD089E" w14:paraId="35C6152C" w14:textId="77777777">
                  <w:pPr>
                    <w:ind w:left="720"/>
                    <w:rPr>
                      <w:bCs/>
                    </w:rPr>
                  </w:pPr>
                  <w:r>
                    <w:rPr>
                      <w:b/>
                    </w:rPr>
                    <w:t>And</w:t>
                  </w:r>
                  <w:r>
                    <w:rPr>
                      <w:bCs/>
                    </w:rPr>
                    <w:t xml:space="preserve"> no matching booking exists</w:t>
                  </w:r>
                </w:p>
                <w:p w:rsidR="00DD089E" w:rsidP="00E933A8" w:rsidRDefault="00DD089E" w14:paraId="0C4AB8B6" w14:textId="77777777">
                  <w:pPr>
                    <w:rPr>
                      <w:bCs/>
                    </w:rPr>
                  </w:pPr>
                  <w:r>
                    <w:rPr>
                      <w:b/>
                      <w:u w:val="single"/>
                    </w:rPr>
                    <w:t>When</w:t>
                  </w:r>
                  <w:r>
                    <w:rPr>
                      <w:bCs/>
                    </w:rPr>
                    <w:t xml:space="preserve"> the player selects to cancel a booking</w:t>
                  </w:r>
                </w:p>
                <w:p w:rsidRPr="00DD089E" w:rsidR="00DD089E" w:rsidP="00E933A8" w:rsidRDefault="00DD089E" w14:paraId="3DCACF11" w14:textId="1A6342C1">
                  <w:pPr>
                    <w:rPr>
                      <w:bCs/>
                    </w:rPr>
                  </w:pPr>
                  <w:r>
                    <w:rPr>
                      <w:b/>
                      <w:u w:val="single"/>
                    </w:rPr>
                    <w:t>Then</w:t>
                  </w:r>
                  <w:r>
                    <w:rPr>
                      <w:bCs/>
                    </w:rPr>
                    <w:t xml:space="preserve"> </w:t>
                  </w:r>
                  <w:r w:rsidR="00CE26ED">
                    <w:rPr>
                      <w:bCs/>
                    </w:rPr>
                    <w:t>the request is rejected, with a message saying that the no booking was found</w:t>
                  </w:r>
                </w:p>
              </w:tc>
              <w:tc>
                <w:tcPr>
                  <w:tcW w:w="4691" w:type="dxa"/>
                </w:tcPr>
                <w:p w:rsidR="00C214B0" w:rsidP="00E933A8" w:rsidRDefault="00FE514A" w14:paraId="650381D6" w14:textId="77777777">
                  <w:pPr>
                    <w:rPr>
                      <w:b/>
                      <w:iCs/>
                    </w:rPr>
                  </w:pPr>
                  <w:r>
                    <w:rPr>
                      <w:b/>
                      <w:iCs/>
                    </w:rPr>
                    <w:t>F4 – No schedule found</w:t>
                  </w:r>
                </w:p>
                <w:p w:rsidR="002340F7" w:rsidP="00E933A8" w:rsidRDefault="002340F7" w14:paraId="3A30A78B" w14:textId="77777777">
                  <w:pPr>
                    <w:rPr>
                      <w:bCs/>
                      <w:iCs/>
                    </w:rPr>
                  </w:pPr>
                  <w:r>
                    <w:rPr>
                      <w:b/>
                      <w:iCs/>
                      <w:u w:val="single"/>
                    </w:rPr>
                    <w:t>Given</w:t>
                  </w:r>
                  <w:r w:rsidR="00FC7C1B">
                    <w:rPr>
                      <w:bCs/>
                      <w:iCs/>
                    </w:rPr>
                    <w:t xml:space="preserve"> relevant booking information</w:t>
                  </w:r>
                </w:p>
                <w:p w:rsidR="00FC7C1B" w:rsidP="00FC7C1B" w:rsidRDefault="00FC7C1B" w14:paraId="40CE5AC3" w14:textId="77777777">
                  <w:pPr>
                    <w:ind w:left="720"/>
                    <w:rPr>
                      <w:bCs/>
                      <w:iCs/>
                    </w:rPr>
                  </w:pPr>
                  <w:r>
                    <w:rPr>
                      <w:b/>
                      <w:iCs/>
                    </w:rPr>
                    <w:t>And</w:t>
                  </w:r>
                  <w:r>
                    <w:rPr>
                      <w:bCs/>
                      <w:iCs/>
                    </w:rPr>
                    <w:t xml:space="preserve"> no schedule matches</w:t>
                  </w:r>
                </w:p>
                <w:p w:rsidR="00FC7C1B" w:rsidP="00FC7C1B" w:rsidRDefault="00FC7C1B" w14:paraId="639ADA9B" w14:textId="77777777">
                  <w:pPr>
                    <w:rPr>
                      <w:bCs/>
                    </w:rPr>
                  </w:pPr>
                  <w:r>
                    <w:rPr>
                      <w:b/>
                      <w:u w:val="single"/>
                    </w:rPr>
                    <w:t>When</w:t>
                  </w:r>
                  <w:r>
                    <w:rPr>
                      <w:bCs/>
                    </w:rPr>
                    <w:t xml:space="preserve"> the player selects to cancel a booking</w:t>
                  </w:r>
                </w:p>
                <w:p w:rsidRPr="00FC7C1B" w:rsidR="00FC7C1B" w:rsidP="00FC7C1B" w:rsidRDefault="00FC7C1B" w14:paraId="28768A68" w14:textId="383D5B8B">
                  <w:pPr>
                    <w:rPr>
                      <w:bCs/>
                      <w:iCs/>
                    </w:rPr>
                  </w:pPr>
                  <w:r>
                    <w:rPr>
                      <w:b/>
                      <w:u w:val="single"/>
                    </w:rPr>
                    <w:t>Then</w:t>
                  </w:r>
                  <w:r>
                    <w:rPr>
                      <w:bCs/>
                    </w:rPr>
                    <w:t xml:space="preserve"> the request is rejected, with a message saying that schedule on the requested date was found</w:t>
                  </w:r>
                </w:p>
              </w:tc>
            </w:tr>
          </w:tbl>
          <w:p w:rsidRPr="005268E5" w:rsidR="001C586C" w:rsidP="00E933A8" w:rsidRDefault="001C586C" w14:paraId="69E0AB71" w14:textId="77777777"/>
        </w:tc>
      </w:tr>
    </w:tbl>
    <w:p w:rsidR="001C586C" w:rsidP="001C586C" w:rsidRDefault="001C586C" w14:paraId="7B188527" w14:textId="77777777"/>
    <w:p w:rsidR="002B652F" w:rsidP="001C586C" w:rsidRDefault="000D66F1" w14:paraId="413DFAD8" w14:textId="3D4AF942">
      <w:pPr>
        <w:pStyle w:val="Heading2"/>
        <w:jc w:val="both"/>
      </w:pPr>
      <w:r>
        <w:br w:type="page"/>
      </w:r>
      <w:r w:rsidR="002B652F">
        <w:t xml:space="preserve">ID: </w:t>
      </w:r>
      <w:r w:rsidR="000B644A">
        <w:t>8</w:t>
      </w:r>
      <w:r w:rsidR="002B652F">
        <w:t xml:space="preserve"> – The manager removes available court from a daily schedule</w:t>
      </w:r>
    </w:p>
    <w:tbl>
      <w:tblPr>
        <w:tblStyle w:val="TableGrid"/>
        <w:tblW w:w="0" w:type="auto"/>
        <w:tblLook w:val="04A0" w:firstRow="1" w:lastRow="0" w:firstColumn="1" w:lastColumn="0" w:noHBand="0" w:noVBand="1"/>
      </w:tblPr>
      <w:tblGrid>
        <w:gridCol w:w="9608"/>
      </w:tblGrid>
      <w:tr w:rsidRPr="005268E5" w:rsidR="002B652F" w:rsidTr="00E933A8" w14:paraId="48BE6E81" w14:textId="77777777">
        <w:tc>
          <w:tcPr>
            <w:tcW w:w="9608" w:type="dxa"/>
            <w:tcBorders>
              <w:top w:val="double" w:color="000000" w:themeColor="text1" w:sz="4" w:space="0"/>
              <w:left w:val="double" w:color="000000" w:themeColor="text1" w:sz="4" w:space="0"/>
              <w:bottom w:val="double" w:color="000000" w:themeColor="text1" w:sz="4" w:space="0"/>
              <w:right w:val="double" w:color="000000" w:themeColor="text1" w:sz="4" w:space="0"/>
            </w:tcBorders>
          </w:tcPr>
          <w:p w:rsidRPr="005268E5" w:rsidR="002B652F" w:rsidP="00E933A8" w:rsidRDefault="002B652F" w14:paraId="01CCF7CE" w14:textId="77777777">
            <w:r w:rsidRPr="005268E5">
              <w:rPr>
                <w:b/>
              </w:rPr>
              <w:t xml:space="preserve">In order to </w:t>
            </w:r>
            <w:r>
              <w:t>not let players book padel courts, we can’t use</w:t>
            </w:r>
          </w:p>
          <w:p w:rsidRPr="005268E5" w:rsidR="002B652F" w:rsidP="00E933A8" w:rsidRDefault="002B652F" w14:paraId="2F4B4A51" w14:textId="77777777">
            <w:r w:rsidRPr="005268E5">
              <w:rPr>
                <w:b/>
              </w:rPr>
              <w:t>As a</w:t>
            </w:r>
            <w:r>
              <w:rPr>
                <w:b/>
              </w:rPr>
              <w:t xml:space="preserve"> </w:t>
            </w:r>
            <w:r>
              <w:t>manager</w:t>
            </w:r>
          </w:p>
          <w:p w:rsidR="002B652F" w:rsidP="00E933A8" w:rsidRDefault="002B652F" w14:paraId="766ECCE8" w14:textId="77777777">
            <w:r w:rsidRPr="005268E5">
              <w:rPr>
                <w:b/>
              </w:rPr>
              <w:t xml:space="preserve">I want to </w:t>
            </w:r>
            <w:r>
              <w:t xml:space="preserve">remove a padel court from a daily schedule </w:t>
            </w:r>
          </w:p>
          <w:p w:rsidR="002B652F" w:rsidP="00E933A8" w:rsidRDefault="002B652F" w14:paraId="13B7DC11" w14:textId="77777777"/>
          <w:p w:rsidR="004D5CA4" w:rsidP="00E933A8" w:rsidRDefault="002B652F" w14:paraId="022C622C" w14:textId="41789C6C">
            <w:r>
              <w:rPr>
                <w:i/>
                <w:iCs/>
              </w:rPr>
              <w:t>Comment</w:t>
            </w:r>
            <w:r>
              <w:t>: S</w:t>
            </w:r>
            <w:r w:rsidR="004D5CA4">
              <w:t>2</w:t>
            </w:r>
            <w:r>
              <w:t xml:space="preserve"> assumes we send out email updates. We don’t necessarily need to actually send an email and can fake this with a technique introduced in session 5.</w:t>
            </w:r>
          </w:p>
          <w:p w:rsidR="006F65FA" w:rsidP="00E933A8" w:rsidRDefault="006F65FA" w14:paraId="70133CA9" w14:textId="77777777"/>
          <w:p w:rsidR="006F65FA" w:rsidP="00E933A8" w:rsidRDefault="006F65FA" w14:paraId="1AD70FA6" w14:textId="309EF7F9">
            <w:r>
              <w:t>Note:</w:t>
            </w:r>
          </w:p>
          <w:p w:rsidR="006F65FA" w:rsidP="006F65FA" w:rsidRDefault="006F65FA" w14:paraId="4084A89C" w14:textId="58D28867">
            <w:pPr>
              <w:pStyle w:val="ListParagraph"/>
              <w:numPr>
                <w:ilvl w:val="0"/>
                <w:numId w:val="4"/>
              </w:numPr>
            </w:pPr>
            <w:r>
              <w:t>You cannot remove a court from a schedule on the same date as the schedule, if there are bookings for this court later in the day.</w:t>
            </w:r>
          </w:p>
          <w:p w:rsidR="006F65FA" w:rsidP="006F65FA" w:rsidRDefault="006F65FA" w14:paraId="4A4FA981" w14:textId="19467129">
            <w:pPr>
              <w:pStyle w:val="ListParagraph"/>
              <w:numPr>
                <w:ilvl w:val="0"/>
                <w:numId w:val="4"/>
              </w:numPr>
            </w:pPr>
            <w:r>
              <w:t>You can, however, remove the court, if all bookings are earlier in the day, than the time of removal.</w:t>
            </w:r>
          </w:p>
          <w:p w:rsidR="00654494" w:rsidP="00E933A8" w:rsidRDefault="00654494" w14:paraId="5816A669" w14:textId="77777777"/>
          <w:p w:rsidRPr="005268E5" w:rsidR="002B652F" w:rsidP="00E933A8" w:rsidRDefault="002B652F" w14:paraId="73C3020E" w14:textId="77777777">
            <w:pPr>
              <w:pStyle w:val="Heading3"/>
              <w:jc w:val="center"/>
            </w:pPr>
            <w:r w:rsidRPr="005268E5">
              <w:t>Success scenarios</w:t>
            </w:r>
          </w:p>
          <w:tbl>
            <w:tblPr>
              <w:tblStyle w:val="TableGrid"/>
              <w:tblW w:w="0" w:type="auto"/>
              <w:tblLook w:val="04A0" w:firstRow="1" w:lastRow="0" w:firstColumn="1" w:lastColumn="0" w:noHBand="0" w:noVBand="1"/>
            </w:tblPr>
            <w:tblGrid>
              <w:gridCol w:w="4904"/>
              <w:gridCol w:w="4478"/>
            </w:tblGrid>
            <w:tr w:rsidRPr="005268E5" w:rsidR="002B652F" w:rsidTr="00231DBC" w14:paraId="73199864" w14:textId="77777777">
              <w:trPr>
                <w:cantSplit/>
              </w:trPr>
              <w:tc>
                <w:tcPr>
                  <w:tcW w:w="4904" w:type="dxa"/>
                </w:tcPr>
                <w:p w:rsidR="002B652F" w:rsidP="00E933A8" w:rsidRDefault="002B652F" w14:paraId="1B32D52A" w14:textId="77777777">
                  <w:pPr>
                    <w:rPr>
                      <w:b/>
                    </w:rPr>
                  </w:pPr>
                  <w:r>
                    <w:rPr>
                      <w:b/>
                    </w:rPr>
                    <w:t>S1</w:t>
                  </w:r>
                </w:p>
                <w:p w:rsidR="002B652F" w:rsidP="00E933A8" w:rsidRDefault="002B652F" w14:paraId="08286C53" w14:textId="77777777">
                  <w:r w:rsidRPr="00FD7744">
                    <w:rPr>
                      <w:b/>
                      <w:u w:val="single"/>
                    </w:rPr>
                    <w:t>Given</w:t>
                  </w:r>
                  <w:r w:rsidRPr="005268E5">
                    <w:rPr>
                      <w:b/>
                    </w:rPr>
                    <w:t xml:space="preserve"> </w:t>
                  </w:r>
                  <w:r w:rsidRPr="005F6174">
                    <w:t>an exi</w:t>
                  </w:r>
                  <w:r>
                    <w:t>sting daily schedule</w:t>
                  </w:r>
                </w:p>
                <w:p w:rsidR="002B652F" w:rsidP="00D658C9" w:rsidRDefault="002B652F" w14:paraId="11D06B3F" w14:textId="77777777">
                  <w:pPr>
                    <w:ind w:left="720"/>
                    <w:rPr>
                      <w:i/>
                    </w:rPr>
                  </w:pPr>
                  <w:r w:rsidRPr="00FD7744">
                    <w:rPr>
                      <w:b/>
                    </w:rPr>
                    <w:t>And</w:t>
                  </w:r>
                  <w:r>
                    <w:t xml:space="preserve"> the event status is </w:t>
                  </w:r>
                  <w:r w:rsidRPr="00FD7744">
                    <w:rPr>
                      <w:i/>
                    </w:rPr>
                    <w:t>draft</w:t>
                  </w:r>
                </w:p>
                <w:p w:rsidR="002B652F" w:rsidP="00D658C9" w:rsidRDefault="002B652F" w14:paraId="03AF011E" w14:textId="77777777">
                  <w:pPr>
                    <w:ind w:left="720"/>
                  </w:pPr>
                  <w:r>
                    <w:rPr>
                      <w:b/>
                      <w:bCs/>
                    </w:rPr>
                    <w:t>And</w:t>
                  </w:r>
                  <w:r>
                    <w:t xml:space="preserve"> a padel court name</w:t>
                  </w:r>
                </w:p>
                <w:p w:rsidRPr="00091528" w:rsidR="002B652F" w:rsidP="00D658C9" w:rsidRDefault="002B652F" w14:paraId="6BCA9C56" w14:textId="77777777">
                  <w:pPr>
                    <w:ind w:left="720"/>
                  </w:pPr>
                  <w:r>
                    <w:rPr>
                      <w:b/>
                      <w:bCs/>
                    </w:rPr>
                    <w:t>And</w:t>
                  </w:r>
                  <w:r>
                    <w:t xml:space="preserve"> the padel court exists in the daily schedule</w:t>
                  </w:r>
                </w:p>
                <w:p w:rsidR="002B652F" w:rsidP="00E933A8" w:rsidRDefault="002B652F" w14:paraId="56DC712C" w14:textId="77777777">
                  <w:r w:rsidRPr="00FD7744">
                    <w:rPr>
                      <w:b/>
                      <w:u w:val="single"/>
                    </w:rPr>
                    <w:t>When</w:t>
                  </w:r>
                  <w:r w:rsidRPr="005268E5">
                    <w:rPr>
                      <w:b/>
                    </w:rPr>
                    <w:t xml:space="preserve"> </w:t>
                  </w:r>
                  <w:r>
                    <w:t>manager</w:t>
                  </w:r>
                  <w:r w:rsidRPr="00CE6018">
                    <w:t xml:space="preserve"> selects </w:t>
                  </w:r>
                  <w:r>
                    <w:t>to remove the padel court</w:t>
                  </w:r>
                </w:p>
                <w:p w:rsidRPr="00091528" w:rsidR="002B652F" w:rsidP="00E933A8" w:rsidRDefault="002B652F" w14:paraId="61EE8E68" w14:textId="77777777">
                  <w:r>
                    <w:rPr>
                      <w:b/>
                      <w:bCs/>
                      <w:u w:val="single"/>
                    </w:rPr>
                    <w:t>Then</w:t>
                  </w:r>
                  <w:r>
                    <w:t xml:space="preserve"> the padel court is removed from the daily schedule</w:t>
                  </w:r>
                </w:p>
                <w:p w:rsidRPr="005268E5" w:rsidR="002B652F" w:rsidP="00E933A8" w:rsidRDefault="002B652F" w14:paraId="17DA1B6D" w14:textId="77777777">
                  <w:pPr>
                    <w:rPr>
                      <w:b/>
                    </w:rPr>
                  </w:pPr>
                </w:p>
              </w:tc>
              <w:tc>
                <w:tcPr>
                  <w:tcW w:w="4478" w:type="dxa"/>
                </w:tcPr>
                <w:p w:rsidR="004B2DF3" w:rsidP="004B2DF3" w:rsidRDefault="004B2DF3" w14:paraId="5B002919" w14:textId="2B99FAEE">
                  <w:pPr>
                    <w:rPr>
                      <w:b/>
                    </w:rPr>
                  </w:pPr>
                  <w:r>
                    <w:rPr>
                      <w:b/>
                    </w:rPr>
                    <w:t>S2</w:t>
                  </w:r>
                  <w:r w:rsidR="00501DB7">
                    <w:rPr>
                      <w:b/>
                    </w:rPr>
                    <w:t xml:space="preserve"> – Email notification upon removal</w:t>
                  </w:r>
                </w:p>
                <w:p w:rsidR="004B2DF3" w:rsidP="004B2DF3" w:rsidRDefault="004B2DF3" w14:paraId="3035906E" w14:textId="77777777">
                  <w:r w:rsidRPr="00FD7744">
                    <w:rPr>
                      <w:b/>
                      <w:u w:val="single"/>
                    </w:rPr>
                    <w:t>Given</w:t>
                  </w:r>
                  <w:r w:rsidRPr="005268E5">
                    <w:rPr>
                      <w:b/>
                    </w:rPr>
                    <w:t xml:space="preserve"> </w:t>
                  </w:r>
                  <w:r w:rsidRPr="005F6174">
                    <w:t>an exi</w:t>
                  </w:r>
                  <w:r>
                    <w:t>sting daily schedule</w:t>
                  </w:r>
                </w:p>
                <w:p w:rsidR="002934E5" w:rsidP="00D658C9" w:rsidRDefault="002934E5" w14:paraId="78A32912" w14:textId="77777777">
                  <w:pPr>
                    <w:ind w:left="720"/>
                  </w:pPr>
                  <w:r>
                    <w:rPr>
                      <w:b/>
                      <w:bCs/>
                    </w:rPr>
                    <w:t>And</w:t>
                  </w:r>
                  <w:r>
                    <w:t xml:space="preserve"> a padel court name</w:t>
                  </w:r>
                </w:p>
                <w:p w:rsidR="004B2DF3" w:rsidP="00D658C9" w:rsidRDefault="004B2DF3" w14:paraId="11F29877" w14:textId="77777777">
                  <w:pPr>
                    <w:ind w:left="720"/>
                    <w:rPr>
                      <w:i/>
                    </w:rPr>
                  </w:pPr>
                  <w:r w:rsidRPr="00FD7744">
                    <w:rPr>
                      <w:b/>
                    </w:rPr>
                    <w:t>And</w:t>
                  </w:r>
                  <w:r>
                    <w:t xml:space="preserve"> the event status is </w:t>
                  </w:r>
                  <w:r>
                    <w:rPr>
                      <w:i/>
                    </w:rPr>
                    <w:t>active</w:t>
                  </w:r>
                </w:p>
                <w:p w:rsidR="004B2DF3" w:rsidP="00D658C9" w:rsidRDefault="004B2DF3" w14:paraId="19BE734C" w14:textId="77777777">
                  <w:pPr>
                    <w:ind w:left="720"/>
                  </w:pPr>
                  <w:r>
                    <w:rPr>
                      <w:b/>
                      <w:bCs/>
                    </w:rPr>
                    <w:t>And</w:t>
                  </w:r>
                  <w:r>
                    <w:t xml:space="preserve"> the padel court exists in the daily schedule</w:t>
                  </w:r>
                </w:p>
                <w:p w:rsidR="004B2DF3" w:rsidP="00D658C9" w:rsidRDefault="004B2DF3" w14:paraId="3A59DC83" w14:textId="77777777">
                  <w:pPr>
                    <w:ind w:left="720"/>
                  </w:pPr>
                  <w:r>
                    <w:rPr>
                      <w:b/>
                      <w:bCs/>
                    </w:rPr>
                    <w:t>And</w:t>
                  </w:r>
                  <w:r>
                    <w:t xml:space="preserve"> there is one or more bookings for the padel court to be removed</w:t>
                  </w:r>
                </w:p>
                <w:p w:rsidRPr="00FB54FF" w:rsidR="00FB54FF" w:rsidP="00D658C9" w:rsidRDefault="00FB54FF" w14:paraId="02BC2D86" w14:textId="6FE6A1C5">
                  <w:pPr>
                    <w:ind w:left="720"/>
                    <w:rPr>
                      <w:bCs/>
                    </w:rPr>
                  </w:pPr>
                  <w:r>
                    <w:rPr>
                      <w:b/>
                    </w:rPr>
                    <w:t>And</w:t>
                  </w:r>
                  <w:r>
                    <w:rPr>
                      <w:bCs/>
                    </w:rPr>
                    <w:t xml:space="preserve"> the date of removal is </w:t>
                  </w:r>
                  <w:r w:rsidRPr="00FB54FF">
                    <w:rPr>
                      <w:bCs/>
                      <w:i/>
                      <w:iCs/>
                    </w:rPr>
                    <w:t>before</w:t>
                  </w:r>
                  <w:r>
                    <w:rPr>
                      <w:bCs/>
                    </w:rPr>
                    <w:t xml:space="preserve"> the date of the schedule</w:t>
                  </w:r>
                </w:p>
                <w:p w:rsidR="004B2DF3" w:rsidP="004B2DF3" w:rsidRDefault="004B2DF3" w14:paraId="246D6662" w14:textId="77777777">
                  <w:r w:rsidRPr="00FD7744">
                    <w:rPr>
                      <w:b/>
                      <w:u w:val="single"/>
                    </w:rPr>
                    <w:t>When</w:t>
                  </w:r>
                  <w:r w:rsidRPr="005268E5">
                    <w:rPr>
                      <w:b/>
                    </w:rPr>
                    <w:t xml:space="preserve"> </w:t>
                  </w:r>
                  <w:r>
                    <w:t>manager</w:t>
                  </w:r>
                  <w:r w:rsidRPr="00CE6018">
                    <w:t xml:space="preserve"> selects </w:t>
                  </w:r>
                  <w:r>
                    <w:t>to remove the padel court</w:t>
                  </w:r>
                </w:p>
                <w:p w:rsidR="004B2DF3" w:rsidP="004B2DF3" w:rsidRDefault="004B2DF3" w14:paraId="13FD7A72" w14:textId="77777777">
                  <w:r>
                    <w:rPr>
                      <w:b/>
                      <w:bCs/>
                      <w:u w:val="single"/>
                    </w:rPr>
                    <w:t>Then</w:t>
                  </w:r>
                  <w:r>
                    <w:t xml:space="preserve"> the padel court is removed from the daily schedule</w:t>
                  </w:r>
                </w:p>
                <w:p w:rsidRPr="00793634" w:rsidR="004B2DF3" w:rsidP="00FB54FF" w:rsidRDefault="004B2DF3" w14:paraId="7E4F2DC5" w14:textId="77777777">
                  <w:pPr>
                    <w:ind w:left="720"/>
                  </w:pPr>
                  <w:r>
                    <w:rPr>
                      <w:b/>
                      <w:bCs/>
                    </w:rPr>
                    <w:t>And</w:t>
                  </w:r>
                  <w:r>
                    <w:t xml:space="preserve"> an email is sent out to notify the relevant players that their booking has been cancelled</w:t>
                  </w:r>
                </w:p>
                <w:p w:rsidR="002B652F" w:rsidP="004B2DF3" w:rsidRDefault="002B652F" w14:paraId="505F4CFE" w14:textId="77777777">
                  <w:pPr>
                    <w:rPr>
                      <w:b/>
                    </w:rPr>
                  </w:pPr>
                </w:p>
              </w:tc>
            </w:tr>
            <w:tr w:rsidRPr="005268E5" w:rsidR="00342B68" w:rsidTr="00231DBC" w14:paraId="1F6393F2" w14:textId="77777777">
              <w:trPr>
                <w:cantSplit/>
              </w:trPr>
              <w:tc>
                <w:tcPr>
                  <w:tcW w:w="4904" w:type="dxa"/>
                </w:tcPr>
                <w:p w:rsidR="00342B68" w:rsidP="00E933A8" w:rsidRDefault="00861131" w14:paraId="616C6CC4" w14:textId="77777777">
                  <w:pPr>
                    <w:rPr>
                      <w:b/>
                    </w:rPr>
                  </w:pPr>
                  <w:r>
                    <w:rPr>
                      <w:b/>
                    </w:rPr>
                    <w:t xml:space="preserve">S3 - </w:t>
                  </w:r>
                  <w:r w:rsidR="00D90C2E">
                    <w:rPr>
                      <w:b/>
                    </w:rPr>
                    <w:t>Only 1 court present</w:t>
                  </w:r>
                </w:p>
                <w:p w:rsidR="00861131" w:rsidP="00E933A8" w:rsidRDefault="00861131" w14:paraId="2311AAEE" w14:textId="77777777">
                  <w:pPr>
                    <w:rPr>
                      <w:bCs/>
                    </w:rPr>
                  </w:pPr>
                  <w:r>
                    <w:rPr>
                      <w:b/>
                      <w:u w:val="single"/>
                    </w:rPr>
                    <w:t>Given</w:t>
                  </w:r>
                  <w:r>
                    <w:rPr>
                      <w:bCs/>
                    </w:rPr>
                    <w:t xml:space="preserve"> an existing schedule</w:t>
                  </w:r>
                </w:p>
                <w:p w:rsidR="00DD3584" w:rsidP="007F3866" w:rsidRDefault="00DD3584" w14:paraId="26B1E0E1" w14:textId="77777777">
                  <w:pPr>
                    <w:ind w:left="720"/>
                    <w:rPr>
                      <w:bCs/>
                    </w:rPr>
                  </w:pPr>
                  <w:r>
                    <w:rPr>
                      <w:b/>
                    </w:rPr>
                    <w:t>And</w:t>
                  </w:r>
                  <w:r>
                    <w:rPr>
                      <w:bCs/>
                    </w:rPr>
                    <w:t xml:space="preserve"> there is a single court added</w:t>
                  </w:r>
                </w:p>
                <w:p w:rsidR="00DD3584" w:rsidP="00E933A8" w:rsidRDefault="007F3866" w14:paraId="3B564844" w14:textId="77777777">
                  <w:pPr>
                    <w:rPr>
                      <w:bCs/>
                    </w:rPr>
                  </w:pPr>
                  <w:r>
                    <w:rPr>
                      <w:b/>
                      <w:u w:val="single"/>
                    </w:rPr>
                    <w:t>When</w:t>
                  </w:r>
                  <w:r>
                    <w:rPr>
                      <w:bCs/>
                    </w:rPr>
                    <w:t xml:space="preserve"> the manager selects to remove the court</w:t>
                  </w:r>
                </w:p>
                <w:p w:rsidR="007F3866" w:rsidP="007F3866" w:rsidRDefault="007F3866" w14:paraId="0CDE4D5F" w14:textId="77777777">
                  <w:pPr>
                    <w:ind w:left="720" w:hanging="720"/>
                    <w:rPr>
                      <w:bCs/>
                    </w:rPr>
                  </w:pPr>
                  <w:r>
                    <w:rPr>
                      <w:b/>
                      <w:u w:val="single"/>
                    </w:rPr>
                    <w:t>Then</w:t>
                  </w:r>
                  <w:r>
                    <w:rPr>
                      <w:bCs/>
                    </w:rPr>
                    <w:t xml:space="preserve"> the court is removed</w:t>
                  </w:r>
                </w:p>
                <w:p w:rsidRPr="007F3866" w:rsidR="007F3866" w:rsidP="00E73FFD" w:rsidRDefault="007F3866" w14:paraId="040FFF72" w14:textId="15483778">
                  <w:pPr>
                    <w:ind w:left="1440" w:hanging="720"/>
                    <w:rPr>
                      <w:bCs/>
                    </w:rPr>
                  </w:pPr>
                  <w:r>
                    <w:rPr>
                      <w:b/>
                    </w:rPr>
                    <w:t>And</w:t>
                  </w:r>
                  <w:r>
                    <w:rPr>
                      <w:bCs/>
                    </w:rPr>
                    <w:t xml:space="preserve"> there are no courts on the schedule</w:t>
                  </w:r>
                </w:p>
              </w:tc>
              <w:tc>
                <w:tcPr>
                  <w:tcW w:w="4478" w:type="dxa"/>
                </w:tcPr>
                <w:p w:rsidR="00342B68" w:rsidP="004B2DF3" w:rsidRDefault="007F3866" w14:paraId="084D5A69" w14:textId="77777777">
                  <w:pPr>
                    <w:rPr>
                      <w:b/>
                    </w:rPr>
                  </w:pPr>
                  <w:r>
                    <w:rPr>
                      <w:b/>
                    </w:rPr>
                    <w:t xml:space="preserve">S4 - </w:t>
                  </w:r>
                  <w:r w:rsidR="00D90C2E">
                    <w:rPr>
                      <w:b/>
                    </w:rPr>
                    <w:t>Multiple courts present</w:t>
                  </w:r>
                </w:p>
                <w:p w:rsidR="007F3866" w:rsidP="007F3866" w:rsidRDefault="007F3866" w14:paraId="1A9230FC" w14:textId="77777777">
                  <w:pPr>
                    <w:rPr>
                      <w:bCs/>
                    </w:rPr>
                  </w:pPr>
                  <w:r>
                    <w:rPr>
                      <w:b/>
                      <w:u w:val="single"/>
                    </w:rPr>
                    <w:t>Given</w:t>
                  </w:r>
                  <w:r>
                    <w:rPr>
                      <w:bCs/>
                    </w:rPr>
                    <w:t xml:space="preserve"> an existing schedule</w:t>
                  </w:r>
                </w:p>
                <w:p w:rsidR="007F3866" w:rsidP="007F3866" w:rsidRDefault="007F3866" w14:paraId="756DE7EB" w14:textId="3E2136CA">
                  <w:pPr>
                    <w:ind w:left="720"/>
                    <w:rPr>
                      <w:bCs/>
                    </w:rPr>
                  </w:pPr>
                  <w:r>
                    <w:rPr>
                      <w:b/>
                    </w:rPr>
                    <w:t>And</w:t>
                  </w:r>
                  <w:r>
                    <w:rPr>
                      <w:bCs/>
                    </w:rPr>
                    <w:t xml:space="preserve"> there are two or more courts added</w:t>
                  </w:r>
                </w:p>
                <w:p w:rsidR="007F3866" w:rsidP="007F3866" w:rsidRDefault="007F3866" w14:paraId="1467214D" w14:textId="4EA0883D">
                  <w:pPr>
                    <w:rPr>
                      <w:bCs/>
                    </w:rPr>
                  </w:pPr>
                  <w:r>
                    <w:rPr>
                      <w:b/>
                      <w:u w:val="single"/>
                    </w:rPr>
                    <w:t>When</w:t>
                  </w:r>
                  <w:r>
                    <w:rPr>
                      <w:bCs/>
                    </w:rPr>
                    <w:t xml:space="preserve"> the manager selects to remove a specific court</w:t>
                  </w:r>
                </w:p>
                <w:p w:rsidR="007F3866" w:rsidP="007F3866" w:rsidRDefault="007F3866" w14:paraId="5375556C" w14:textId="77777777">
                  <w:pPr>
                    <w:ind w:left="720" w:hanging="720"/>
                    <w:rPr>
                      <w:bCs/>
                    </w:rPr>
                  </w:pPr>
                  <w:r>
                    <w:rPr>
                      <w:b/>
                      <w:u w:val="single"/>
                    </w:rPr>
                    <w:t>Then</w:t>
                  </w:r>
                  <w:r>
                    <w:rPr>
                      <w:bCs/>
                    </w:rPr>
                    <w:t xml:space="preserve"> the court is removed</w:t>
                  </w:r>
                </w:p>
                <w:p w:rsidRPr="007F3866" w:rsidR="007F3866" w:rsidP="007F3866" w:rsidRDefault="007F3866" w14:paraId="74C75DBA" w14:textId="05B9FA71">
                  <w:pPr>
                    <w:ind w:left="720"/>
                    <w:rPr>
                      <w:bCs/>
                    </w:rPr>
                  </w:pPr>
                  <w:r>
                    <w:rPr>
                      <w:b/>
                    </w:rPr>
                    <w:t>And</w:t>
                  </w:r>
                  <w:r>
                    <w:rPr>
                      <w:bCs/>
                    </w:rPr>
                    <w:t xml:space="preserve"> the other court</w:t>
                  </w:r>
                  <w:r w:rsidR="00FB54FF">
                    <w:rPr>
                      <w:bCs/>
                    </w:rPr>
                    <w:t>(</w:t>
                  </w:r>
                  <w:r>
                    <w:rPr>
                      <w:bCs/>
                    </w:rPr>
                    <w:t>s</w:t>
                  </w:r>
                  <w:r w:rsidR="00FB54FF">
                    <w:rPr>
                      <w:bCs/>
                    </w:rPr>
                    <w:t>)</w:t>
                  </w:r>
                  <w:r>
                    <w:rPr>
                      <w:bCs/>
                    </w:rPr>
                    <w:t xml:space="preserve"> are still present on the schedule</w:t>
                  </w:r>
                </w:p>
              </w:tc>
            </w:tr>
            <w:tr w:rsidRPr="005268E5" w:rsidR="00D83525" w:rsidTr="00231DBC" w14:paraId="70A56BB2" w14:textId="77777777">
              <w:trPr>
                <w:cantSplit/>
              </w:trPr>
              <w:tc>
                <w:tcPr>
                  <w:tcW w:w="4904" w:type="dxa"/>
                </w:tcPr>
                <w:p w:rsidR="00D83525" w:rsidP="00E933A8" w:rsidRDefault="00D83525" w14:paraId="1928E587" w14:textId="06C1EE36">
                  <w:pPr>
                    <w:rPr>
                      <w:b/>
                    </w:rPr>
                  </w:pPr>
                  <w:r>
                    <w:rPr>
                      <w:b/>
                    </w:rPr>
                    <w:t xml:space="preserve">S5 – Bookings earlier </w:t>
                  </w:r>
                  <w:r w:rsidR="002023A3">
                    <w:rPr>
                      <w:b/>
                    </w:rPr>
                    <w:t>on</w:t>
                  </w:r>
                  <w:r>
                    <w:rPr>
                      <w:b/>
                    </w:rPr>
                    <w:t xml:space="preserve"> the </w:t>
                  </w:r>
                  <w:r w:rsidR="002023A3">
                    <w:rPr>
                      <w:b/>
                    </w:rPr>
                    <w:t xml:space="preserve">same </w:t>
                  </w:r>
                  <w:r>
                    <w:rPr>
                      <w:b/>
                    </w:rPr>
                    <w:t>day</w:t>
                  </w:r>
                </w:p>
                <w:p w:rsidR="00D83525" w:rsidP="00D83525" w:rsidRDefault="00D83525" w14:paraId="50FA309A" w14:textId="77777777">
                  <w:r w:rsidRPr="00FD7744">
                    <w:rPr>
                      <w:b/>
                      <w:u w:val="single"/>
                    </w:rPr>
                    <w:t>Given</w:t>
                  </w:r>
                  <w:r w:rsidRPr="005268E5">
                    <w:rPr>
                      <w:b/>
                    </w:rPr>
                    <w:t xml:space="preserve"> </w:t>
                  </w:r>
                  <w:r w:rsidRPr="005F6174">
                    <w:t>an exi</w:t>
                  </w:r>
                  <w:r>
                    <w:t>sting daily schedule</w:t>
                  </w:r>
                </w:p>
                <w:p w:rsidR="00D83525" w:rsidP="00D83525" w:rsidRDefault="00D83525" w14:paraId="29276581" w14:textId="77777777">
                  <w:pPr>
                    <w:ind w:left="720"/>
                  </w:pPr>
                  <w:r>
                    <w:rPr>
                      <w:b/>
                      <w:bCs/>
                    </w:rPr>
                    <w:t>And</w:t>
                  </w:r>
                  <w:r>
                    <w:t xml:space="preserve"> a padel court name</w:t>
                  </w:r>
                </w:p>
                <w:p w:rsidR="00D83525" w:rsidP="00D83525" w:rsidRDefault="00D83525" w14:paraId="676DCC5E" w14:textId="77777777">
                  <w:pPr>
                    <w:ind w:left="720"/>
                    <w:rPr>
                      <w:i/>
                    </w:rPr>
                  </w:pPr>
                  <w:r w:rsidRPr="00FD7744">
                    <w:rPr>
                      <w:b/>
                    </w:rPr>
                    <w:t>And</w:t>
                  </w:r>
                  <w:r>
                    <w:t xml:space="preserve"> the event status is </w:t>
                  </w:r>
                  <w:r>
                    <w:rPr>
                      <w:i/>
                    </w:rPr>
                    <w:t>active</w:t>
                  </w:r>
                </w:p>
                <w:p w:rsidR="00D83525" w:rsidP="00D83525" w:rsidRDefault="00D83525" w14:paraId="7A462F6D" w14:textId="77777777">
                  <w:pPr>
                    <w:ind w:left="720"/>
                  </w:pPr>
                  <w:r>
                    <w:rPr>
                      <w:b/>
                      <w:bCs/>
                    </w:rPr>
                    <w:t>And</w:t>
                  </w:r>
                  <w:r>
                    <w:t xml:space="preserve"> the padel court exists in the daily schedule</w:t>
                  </w:r>
                </w:p>
                <w:p w:rsidR="00D83525" w:rsidP="00D83525" w:rsidRDefault="00D83525" w14:paraId="71965D68" w14:textId="77777777">
                  <w:pPr>
                    <w:ind w:left="720"/>
                  </w:pPr>
                  <w:r>
                    <w:rPr>
                      <w:b/>
                      <w:bCs/>
                    </w:rPr>
                    <w:t>And</w:t>
                  </w:r>
                  <w:r>
                    <w:t xml:space="preserve"> there is one or more bookings for the specific padel court</w:t>
                  </w:r>
                </w:p>
                <w:p w:rsidR="00D83525" w:rsidP="00D83525" w:rsidRDefault="00D83525" w14:paraId="308A65E1" w14:textId="70F74BE4">
                  <w:pPr>
                    <w:ind w:left="720"/>
                    <w:rPr>
                      <w:bCs/>
                    </w:rPr>
                  </w:pPr>
                  <w:r>
                    <w:rPr>
                      <w:b/>
                    </w:rPr>
                    <w:t>And</w:t>
                  </w:r>
                  <w:r>
                    <w:rPr>
                      <w:bCs/>
                    </w:rPr>
                    <w:t xml:space="preserve"> the </w:t>
                  </w:r>
                  <w:r w:rsidR="00F36D3E">
                    <w:rPr>
                      <w:bCs/>
                    </w:rPr>
                    <w:t>start</w:t>
                  </w:r>
                  <w:r>
                    <w:rPr>
                      <w:bCs/>
                    </w:rPr>
                    <w:t xml:space="preserve"> time of all the bookings is </w:t>
                  </w:r>
                  <w:r>
                    <w:rPr>
                      <w:bCs/>
                      <w:i/>
                      <w:iCs/>
                    </w:rPr>
                    <w:t>before</w:t>
                  </w:r>
                  <w:r>
                    <w:rPr>
                      <w:bCs/>
                    </w:rPr>
                    <w:t xml:space="preserve"> the time of removal</w:t>
                  </w:r>
                </w:p>
                <w:p w:rsidR="00D83525" w:rsidP="00D83525" w:rsidRDefault="00D83525" w14:paraId="48732F65" w14:textId="6ED72BE0">
                  <w:pPr>
                    <w:ind w:left="720"/>
                    <w:rPr>
                      <w:bCs/>
                    </w:rPr>
                  </w:pPr>
                  <w:r>
                    <w:rPr>
                      <w:b/>
                    </w:rPr>
                    <w:t>And</w:t>
                  </w:r>
                  <w:r>
                    <w:rPr>
                      <w:bCs/>
                    </w:rPr>
                    <w:t xml:space="preserve"> the </w:t>
                  </w:r>
                  <w:r w:rsidR="005D0F6E">
                    <w:rPr>
                      <w:bCs/>
                    </w:rPr>
                    <w:t>date</w:t>
                  </w:r>
                  <w:r>
                    <w:rPr>
                      <w:bCs/>
                    </w:rPr>
                    <w:t xml:space="preserve"> of removal is the same date as the date of the schedule</w:t>
                  </w:r>
                </w:p>
                <w:p w:rsidR="006639DF" w:rsidP="006639DF" w:rsidRDefault="006639DF" w14:paraId="68E13B19" w14:textId="77777777">
                  <w:pPr>
                    <w:rPr>
                      <w:bCs/>
                    </w:rPr>
                  </w:pPr>
                </w:p>
                <w:p w:rsidR="006639DF" w:rsidP="006639DF" w:rsidRDefault="00B969BE" w14:paraId="13075708" w14:textId="6BD97BA5">
                  <w:pPr>
                    <w:rPr>
                      <w:rFonts w:ascii="Consolas" w:hAnsi="Consolas"/>
                      <w:bCs/>
                    </w:rPr>
                  </w:pPr>
                  <w:r>
                    <w:rPr>
                      <w:rFonts w:ascii="Consolas" w:hAnsi="Consolas"/>
                      <w:bCs/>
                    </w:rPr>
                    <w:t xml:space="preserve"> | Date of schedule and removal:  </w:t>
                  </w:r>
                  <w:r w:rsidR="00C00210">
                    <w:rPr>
                      <w:rFonts w:ascii="Consolas" w:hAnsi="Consolas"/>
                      <w:bCs/>
                    </w:rPr>
                    <w:t xml:space="preserve">   |</w:t>
                  </w:r>
                </w:p>
                <w:p w:rsidR="00B969BE" w:rsidP="006639DF" w:rsidRDefault="00B969BE" w14:paraId="6F070B06" w14:textId="78D300F4">
                  <w:pPr>
                    <w:rPr>
                      <w:rFonts w:ascii="Consolas" w:hAnsi="Consolas"/>
                      <w:bCs/>
                    </w:rPr>
                  </w:pPr>
                  <w:r>
                    <w:rPr>
                      <w:rFonts w:ascii="Consolas" w:hAnsi="Consolas"/>
                      <w:bCs/>
                    </w:rPr>
                    <w:t xml:space="preserve"> | 31-01-2025</w:t>
                  </w:r>
                  <w:r w:rsidR="00C00210">
                    <w:rPr>
                      <w:rFonts w:ascii="Consolas" w:hAnsi="Consolas"/>
                      <w:bCs/>
                    </w:rPr>
                    <w:t xml:space="preserve">                        |</w:t>
                  </w:r>
                </w:p>
                <w:p w:rsidR="00B969BE" w:rsidP="006639DF" w:rsidRDefault="00B969BE" w14:paraId="2317E369" w14:textId="415518D8">
                  <w:pPr>
                    <w:rPr>
                      <w:rFonts w:ascii="Consolas" w:hAnsi="Consolas"/>
                      <w:bCs/>
                    </w:rPr>
                  </w:pPr>
                  <w:r>
                    <w:rPr>
                      <w:rFonts w:ascii="Consolas" w:hAnsi="Consolas"/>
                      <w:bCs/>
                    </w:rPr>
                    <w:t xml:space="preserve"> | Times of bookings:</w:t>
                  </w:r>
                  <w:r w:rsidR="00C00210">
                    <w:rPr>
                      <w:rFonts w:ascii="Consolas" w:hAnsi="Consolas"/>
                      <w:bCs/>
                    </w:rPr>
                    <w:t xml:space="preserve">                |</w:t>
                  </w:r>
                </w:p>
                <w:p w:rsidR="00B969BE" w:rsidP="006639DF" w:rsidRDefault="00B969BE" w14:paraId="620611D3" w14:textId="2B6C05C1">
                  <w:pPr>
                    <w:rPr>
                      <w:rFonts w:ascii="Consolas" w:hAnsi="Consolas"/>
                      <w:bCs/>
                    </w:rPr>
                  </w:pPr>
                  <w:r>
                    <w:rPr>
                      <w:rFonts w:ascii="Consolas" w:hAnsi="Consolas"/>
                      <w:bCs/>
                    </w:rPr>
                    <w:t xml:space="preserve"> | 9.00-11.00, 12.30-14.00</w:t>
                  </w:r>
                  <w:r w:rsidR="00C00210">
                    <w:rPr>
                      <w:rFonts w:ascii="Consolas" w:hAnsi="Consolas"/>
                      <w:bCs/>
                    </w:rPr>
                    <w:t xml:space="preserve">           |</w:t>
                  </w:r>
                </w:p>
                <w:p w:rsidR="009D7D8B" w:rsidP="006639DF" w:rsidRDefault="009D7D8B" w14:paraId="61528662" w14:textId="7FC0873F">
                  <w:pPr>
                    <w:rPr>
                      <w:rFonts w:ascii="Consolas" w:hAnsi="Consolas"/>
                      <w:bCs/>
                    </w:rPr>
                  </w:pPr>
                  <w:r>
                    <w:rPr>
                      <w:rFonts w:ascii="Consolas" w:hAnsi="Consolas"/>
                      <w:bCs/>
                    </w:rPr>
                    <w:t xml:space="preserve"> | Valid times of removal:</w:t>
                  </w:r>
                  <w:r w:rsidR="00C00210">
                    <w:rPr>
                      <w:rFonts w:ascii="Consolas" w:hAnsi="Consolas"/>
                      <w:bCs/>
                    </w:rPr>
                    <w:t xml:space="preserve">           |</w:t>
                  </w:r>
                </w:p>
                <w:p w:rsidRPr="006639DF" w:rsidR="009D7D8B" w:rsidP="006639DF" w:rsidRDefault="009D7D8B" w14:paraId="13990B73" w14:textId="10DD7752">
                  <w:pPr>
                    <w:rPr>
                      <w:rFonts w:ascii="Consolas" w:hAnsi="Consolas"/>
                      <w:bCs/>
                    </w:rPr>
                  </w:pPr>
                  <w:r>
                    <w:rPr>
                      <w:rFonts w:ascii="Consolas" w:hAnsi="Consolas"/>
                      <w:bCs/>
                    </w:rPr>
                    <w:t xml:space="preserve"> | </w:t>
                  </w:r>
                  <w:r w:rsidR="00C00210">
                    <w:rPr>
                      <w:rFonts w:ascii="Consolas" w:hAnsi="Consolas"/>
                      <w:bCs/>
                    </w:rPr>
                    <w:t>12.31, 13.00, 14.00, 14.01, 15.00 |</w:t>
                  </w:r>
                </w:p>
                <w:p w:rsidR="006639DF" w:rsidP="006639DF" w:rsidRDefault="006639DF" w14:paraId="4469FCDA" w14:textId="77777777">
                  <w:pPr>
                    <w:rPr>
                      <w:bCs/>
                    </w:rPr>
                  </w:pPr>
                </w:p>
                <w:p w:rsidR="00D83525" w:rsidP="00D83525" w:rsidRDefault="00D83525" w14:paraId="05EE1A8C" w14:textId="77777777">
                  <w:r w:rsidRPr="00FD7744">
                    <w:rPr>
                      <w:b/>
                      <w:u w:val="single"/>
                    </w:rPr>
                    <w:t>When</w:t>
                  </w:r>
                  <w:r w:rsidRPr="005268E5">
                    <w:rPr>
                      <w:b/>
                    </w:rPr>
                    <w:t xml:space="preserve"> </w:t>
                  </w:r>
                  <w:r>
                    <w:t>manager</w:t>
                  </w:r>
                  <w:r w:rsidRPr="00CE6018">
                    <w:t xml:space="preserve"> selects </w:t>
                  </w:r>
                  <w:r>
                    <w:t>to remove the padel court</w:t>
                  </w:r>
                </w:p>
                <w:p w:rsidR="00D83525" w:rsidP="00D83525" w:rsidRDefault="00D83525" w14:paraId="1A7D3312" w14:textId="26E0DD3B">
                  <w:r>
                    <w:rPr>
                      <w:b/>
                      <w:bCs/>
                      <w:u w:val="single"/>
                    </w:rPr>
                    <w:t>Then</w:t>
                  </w:r>
                  <w:r>
                    <w:t xml:space="preserve"> </w:t>
                  </w:r>
                  <w:r w:rsidR="009F0C3C">
                    <w:t>the court is removed</w:t>
                  </w:r>
                </w:p>
                <w:p w:rsidRPr="00B11AB2" w:rsidR="00FE46E2" w:rsidP="00B11AB2" w:rsidRDefault="00B11AB2" w14:paraId="698C48D3" w14:textId="1BE105C1">
                  <w:pPr>
                    <w:ind w:left="720"/>
                  </w:pPr>
                  <w:r>
                    <w:rPr>
                      <w:b/>
                      <w:bCs/>
                    </w:rPr>
                    <w:t>And</w:t>
                  </w:r>
                  <w:r>
                    <w:t xml:space="preserve"> emails are </w:t>
                  </w:r>
                  <w:r>
                    <w:rPr>
                      <w:i/>
                      <w:iCs/>
                    </w:rPr>
                    <w:t>not</w:t>
                  </w:r>
                  <w:r>
                    <w:t xml:space="preserve"> sent out to the respective players, as they are already done with the court</w:t>
                  </w:r>
                </w:p>
                <w:p w:rsidR="00D83525" w:rsidP="00E933A8" w:rsidRDefault="00D83525" w14:paraId="2458AC39" w14:textId="0C5270B1">
                  <w:pPr>
                    <w:rPr>
                      <w:b/>
                    </w:rPr>
                  </w:pPr>
                </w:p>
              </w:tc>
              <w:tc>
                <w:tcPr>
                  <w:tcW w:w="4478" w:type="dxa"/>
                </w:tcPr>
                <w:p w:rsidR="00D83525" w:rsidP="004B2DF3" w:rsidRDefault="002023A3" w14:paraId="06391E9A" w14:textId="77777777">
                  <w:pPr>
                    <w:rPr>
                      <w:b/>
                    </w:rPr>
                  </w:pPr>
                  <w:r>
                    <w:rPr>
                      <w:b/>
                    </w:rPr>
                    <w:t xml:space="preserve">S6 – Bookings earlier </w:t>
                  </w:r>
                  <w:r w:rsidR="006E0CFD">
                    <w:rPr>
                      <w:b/>
                    </w:rPr>
                    <w:t>on later day</w:t>
                  </w:r>
                </w:p>
                <w:p w:rsidR="006E0CFD" w:rsidP="006E0CFD" w:rsidRDefault="006E0CFD" w14:paraId="38E69FEA" w14:textId="177A0F62">
                  <w:r w:rsidRPr="00FD7744">
                    <w:rPr>
                      <w:b/>
                      <w:u w:val="single"/>
                    </w:rPr>
                    <w:t>Given</w:t>
                  </w:r>
                  <w:r w:rsidRPr="005268E5">
                    <w:rPr>
                      <w:b/>
                    </w:rPr>
                    <w:t xml:space="preserve"> </w:t>
                  </w:r>
                  <w:r w:rsidRPr="005F6174">
                    <w:t>an exi</w:t>
                  </w:r>
                  <w:r>
                    <w:t>sting daily schedule</w:t>
                  </w:r>
                </w:p>
                <w:p w:rsidR="006E0CFD" w:rsidP="006E0CFD" w:rsidRDefault="006E0CFD" w14:paraId="029196B3" w14:textId="77777777">
                  <w:pPr>
                    <w:ind w:left="720"/>
                  </w:pPr>
                  <w:r>
                    <w:rPr>
                      <w:b/>
                      <w:bCs/>
                    </w:rPr>
                    <w:t>And</w:t>
                  </w:r>
                  <w:r>
                    <w:t xml:space="preserve"> a padel court name</w:t>
                  </w:r>
                </w:p>
                <w:p w:rsidR="006E0CFD" w:rsidP="006E0CFD" w:rsidRDefault="006E0CFD" w14:paraId="264EF778" w14:textId="77777777">
                  <w:pPr>
                    <w:ind w:left="720"/>
                    <w:rPr>
                      <w:i/>
                    </w:rPr>
                  </w:pPr>
                  <w:r w:rsidRPr="00FD7744">
                    <w:rPr>
                      <w:b/>
                    </w:rPr>
                    <w:t>And</w:t>
                  </w:r>
                  <w:r>
                    <w:t xml:space="preserve"> the event status is </w:t>
                  </w:r>
                  <w:r>
                    <w:rPr>
                      <w:i/>
                    </w:rPr>
                    <w:t>active</w:t>
                  </w:r>
                </w:p>
                <w:p w:rsidR="006E0CFD" w:rsidP="006E0CFD" w:rsidRDefault="006E0CFD" w14:paraId="3E78710A" w14:textId="77777777">
                  <w:pPr>
                    <w:ind w:left="720"/>
                  </w:pPr>
                  <w:r>
                    <w:rPr>
                      <w:b/>
                      <w:bCs/>
                    </w:rPr>
                    <w:t>And</w:t>
                  </w:r>
                  <w:r>
                    <w:t xml:space="preserve"> the padel court exists in the daily schedule</w:t>
                  </w:r>
                </w:p>
                <w:p w:rsidR="006E0CFD" w:rsidP="006E0CFD" w:rsidRDefault="006E0CFD" w14:paraId="2D957130" w14:textId="77777777">
                  <w:pPr>
                    <w:ind w:left="720"/>
                  </w:pPr>
                  <w:r>
                    <w:rPr>
                      <w:b/>
                      <w:bCs/>
                    </w:rPr>
                    <w:t>And</w:t>
                  </w:r>
                  <w:r>
                    <w:t xml:space="preserve"> there is one or more bookings for the specific padel court</w:t>
                  </w:r>
                </w:p>
                <w:p w:rsidR="006E0CFD" w:rsidP="006E0CFD" w:rsidRDefault="006E0CFD" w14:paraId="59240F22" w14:textId="77777777">
                  <w:pPr>
                    <w:ind w:left="720"/>
                    <w:rPr>
                      <w:bCs/>
                    </w:rPr>
                  </w:pPr>
                  <w:r>
                    <w:rPr>
                      <w:b/>
                    </w:rPr>
                    <w:t>And</w:t>
                  </w:r>
                  <w:r>
                    <w:rPr>
                      <w:bCs/>
                    </w:rPr>
                    <w:t xml:space="preserve"> the start time of all the bookings is </w:t>
                  </w:r>
                  <w:r>
                    <w:rPr>
                      <w:bCs/>
                      <w:i/>
                      <w:iCs/>
                    </w:rPr>
                    <w:t>before</w:t>
                  </w:r>
                  <w:r>
                    <w:rPr>
                      <w:bCs/>
                    </w:rPr>
                    <w:t xml:space="preserve"> the time of removal</w:t>
                  </w:r>
                </w:p>
                <w:p w:rsidR="006E0CFD" w:rsidP="006E0CFD" w:rsidRDefault="006E0CFD" w14:paraId="57657D3E" w14:textId="77777777">
                  <w:pPr>
                    <w:ind w:left="720"/>
                    <w:rPr>
                      <w:bCs/>
                    </w:rPr>
                  </w:pPr>
                  <w:r>
                    <w:rPr>
                      <w:b/>
                    </w:rPr>
                    <w:t>And</w:t>
                  </w:r>
                  <w:r>
                    <w:rPr>
                      <w:bCs/>
                    </w:rPr>
                    <w:t xml:space="preserve"> the date of removal is the same date as the date of the schedule</w:t>
                  </w:r>
                </w:p>
                <w:p w:rsidR="006E0CFD" w:rsidP="006E0CFD" w:rsidRDefault="006E0CFD" w14:paraId="6B8290F5" w14:textId="77777777">
                  <w:pPr>
                    <w:rPr>
                      <w:bCs/>
                    </w:rPr>
                  </w:pPr>
                </w:p>
                <w:p w:rsidR="006E0CFD" w:rsidP="006E0CFD" w:rsidRDefault="006E0CFD" w14:paraId="0AFFF441" w14:textId="00557E75">
                  <w:pPr>
                    <w:rPr>
                      <w:rFonts w:ascii="Consolas" w:hAnsi="Consolas"/>
                      <w:bCs/>
                    </w:rPr>
                  </w:pPr>
                  <w:r>
                    <w:rPr>
                      <w:rFonts w:ascii="Consolas" w:hAnsi="Consolas"/>
                      <w:bCs/>
                    </w:rPr>
                    <w:t xml:space="preserve">| Date of schedule:   </w:t>
                  </w:r>
                  <w:r w:rsidR="00EE2C97">
                    <w:rPr>
                      <w:rFonts w:ascii="Consolas" w:hAnsi="Consolas"/>
                      <w:bCs/>
                    </w:rPr>
                    <w:t xml:space="preserve">            </w:t>
                  </w:r>
                  <w:r>
                    <w:rPr>
                      <w:rFonts w:ascii="Consolas" w:hAnsi="Consolas"/>
                      <w:bCs/>
                    </w:rPr>
                    <w:t>|</w:t>
                  </w:r>
                </w:p>
                <w:p w:rsidR="006E0CFD" w:rsidP="006E0CFD" w:rsidRDefault="006E0CFD" w14:paraId="184A0ECC" w14:textId="5C74524D">
                  <w:pPr>
                    <w:rPr>
                      <w:rFonts w:ascii="Consolas" w:hAnsi="Consolas"/>
                      <w:bCs/>
                    </w:rPr>
                  </w:pPr>
                  <w:r>
                    <w:rPr>
                      <w:rFonts w:ascii="Consolas" w:hAnsi="Consolas"/>
                      <w:bCs/>
                    </w:rPr>
                    <w:t>| 31-01-2025                      |</w:t>
                  </w:r>
                </w:p>
                <w:p w:rsidR="00EE2C97" w:rsidP="006E0CFD" w:rsidRDefault="00EE2C97" w14:paraId="55F04207" w14:textId="1B556B64">
                  <w:pPr>
                    <w:rPr>
                      <w:rFonts w:ascii="Consolas" w:hAnsi="Consolas"/>
                      <w:bCs/>
                    </w:rPr>
                  </w:pPr>
                  <w:r>
                    <w:rPr>
                      <w:rFonts w:ascii="Consolas" w:hAnsi="Consolas"/>
                      <w:bCs/>
                    </w:rPr>
                    <w:t>| Date of removal:                |</w:t>
                  </w:r>
                </w:p>
                <w:p w:rsidR="00EE2C97" w:rsidP="006E0CFD" w:rsidRDefault="00EE2C97" w14:paraId="6FB6934B" w14:textId="3EA99C7C">
                  <w:pPr>
                    <w:rPr>
                      <w:rFonts w:ascii="Consolas" w:hAnsi="Consolas"/>
                      <w:bCs/>
                    </w:rPr>
                  </w:pPr>
                  <w:r>
                    <w:rPr>
                      <w:rFonts w:ascii="Consolas" w:hAnsi="Consolas"/>
                      <w:bCs/>
                    </w:rPr>
                    <w:t xml:space="preserve">| </w:t>
                  </w:r>
                  <w:r w:rsidR="001F21EE">
                    <w:rPr>
                      <w:rFonts w:ascii="Consolas" w:hAnsi="Consolas"/>
                      <w:bCs/>
                    </w:rPr>
                    <w:t>30-01-2025                      |</w:t>
                  </w:r>
                </w:p>
                <w:p w:rsidR="006E0CFD" w:rsidP="006E0CFD" w:rsidRDefault="006E0CFD" w14:paraId="199F581F" w14:textId="6E6AD1F7">
                  <w:pPr>
                    <w:rPr>
                      <w:rFonts w:ascii="Consolas" w:hAnsi="Consolas"/>
                      <w:bCs/>
                    </w:rPr>
                  </w:pPr>
                  <w:r>
                    <w:rPr>
                      <w:rFonts w:ascii="Consolas" w:hAnsi="Consolas"/>
                      <w:bCs/>
                    </w:rPr>
                    <w:t>|</w:t>
                  </w:r>
                  <w:r w:rsidR="001F21EE">
                    <w:rPr>
                      <w:rFonts w:ascii="Consolas" w:hAnsi="Consolas"/>
                      <w:bCs/>
                    </w:rPr>
                    <w:t xml:space="preserve"> </w:t>
                  </w:r>
                  <w:r>
                    <w:rPr>
                      <w:rFonts w:ascii="Consolas" w:hAnsi="Consolas"/>
                      <w:bCs/>
                    </w:rPr>
                    <w:t>Times of bookings:              | | 9.00-11.00, 12.30-14.00         |</w:t>
                  </w:r>
                </w:p>
                <w:p w:rsidR="006E0CFD" w:rsidP="006E0CFD" w:rsidRDefault="006E0CFD" w14:paraId="11044C18" w14:textId="7B49DD98">
                  <w:pPr>
                    <w:rPr>
                      <w:rFonts w:ascii="Consolas" w:hAnsi="Consolas"/>
                      <w:bCs/>
                    </w:rPr>
                  </w:pPr>
                  <w:r>
                    <w:rPr>
                      <w:rFonts w:ascii="Consolas" w:hAnsi="Consolas"/>
                      <w:bCs/>
                    </w:rPr>
                    <w:t>|</w:t>
                  </w:r>
                  <w:r w:rsidR="001F21EE">
                    <w:rPr>
                      <w:rFonts w:ascii="Consolas" w:hAnsi="Consolas"/>
                      <w:bCs/>
                    </w:rPr>
                    <w:t xml:space="preserve"> </w:t>
                  </w:r>
                  <w:r w:rsidR="00921454">
                    <w:rPr>
                      <w:rFonts w:ascii="Consolas" w:hAnsi="Consolas"/>
                      <w:bCs/>
                    </w:rPr>
                    <w:t>T</w:t>
                  </w:r>
                  <w:r>
                    <w:rPr>
                      <w:rFonts w:ascii="Consolas" w:hAnsi="Consolas"/>
                      <w:bCs/>
                    </w:rPr>
                    <w:t xml:space="preserve">imes of removal:         </w:t>
                  </w:r>
                  <w:r w:rsidR="00921454">
                    <w:rPr>
                      <w:rFonts w:ascii="Consolas" w:hAnsi="Consolas"/>
                      <w:bCs/>
                    </w:rPr>
                    <w:t xml:space="preserve">      </w:t>
                  </w:r>
                  <w:r>
                    <w:rPr>
                      <w:rFonts w:ascii="Consolas" w:hAnsi="Consolas"/>
                      <w:bCs/>
                    </w:rPr>
                    <w:t>|</w:t>
                  </w:r>
                </w:p>
                <w:p w:rsidR="005A46E0" w:rsidP="006E0CFD" w:rsidRDefault="006E0CFD" w14:paraId="0E65BB7D" w14:textId="2D1B2DB4">
                  <w:pPr>
                    <w:rPr>
                      <w:rFonts w:ascii="Consolas" w:hAnsi="Consolas"/>
                      <w:bCs/>
                    </w:rPr>
                  </w:pPr>
                  <w:r>
                    <w:rPr>
                      <w:rFonts w:ascii="Consolas" w:hAnsi="Consolas"/>
                      <w:bCs/>
                    </w:rPr>
                    <w:t>|</w:t>
                  </w:r>
                  <w:r w:rsidR="005A46E0">
                    <w:rPr>
                      <w:rFonts w:ascii="Consolas" w:hAnsi="Consolas"/>
                      <w:bCs/>
                    </w:rPr>
                    <w:t xml:space="preserve"> </w:t>
                  </w:r>
                  <w:r>
                    <w:rPr>
                      <w:rFonts w:ascii="Consolas" w:hAnsi="Consolas"/>
                      <w:bCs/>
                    </w:rPr>
                    <w:t xml:space="preserve">12.31, 13.00, 14.00, 14.01, </w:t>
                  </w:r>
                  <w:r w:rsidR="005A46E0">
                    <w:rPr>
                      <w:rFonts w:ascii="Consolas" w:hAnsi="Consolas"/>
                      <w:bCs/>
                    </w:rPr>
                    <w:t xml:space="preserve">    |</w:t>
                  </w:r>
                </w:p>
                <w:p w:rsidRPr="006639DF" w:rsidR="006E0CFD" w:rsidP="006E0CFD" w:rsidRDefault="005A46E0" w14:paraId="6CE7FC59" w14:textId="6F3527B0">
                  <w:pPr>
                    <w:rPr>
                      <w:rFonts w:ascii="Consolas" w:hAnsi="Consolas"/>
                      <w:bCs/>
                    </w:rPr>
                  </w:pPr>
                  <w:r>
                    <w:rPr>
                      <w:rFonts w:ascii="Consolas" w:hAnsi="Consolas"/>
                      <w:bCs/>
                    </w:rPr>
                    <w:t xml:space="preserve">| </w:t>
                  </w:r>
                  <w:r w:rsidR="006E0CFD">
                    <w:rPr>
                      <w:rFonts w:ascii="Consolas" w:hAnsi="Consolas"/>
                      <w:bCs/>
                    </w:rPr>
                    <w:t>15.00</w:t>
                  </w:r>
                  <w:r>
                    <w:rPr>
                      <w:rFonts w:ascii="Consolas" w:hAnsi="Consolas"/>
                      <w:bCs/>
                    </w:rPr>
                    <w:t xml:space="preserve">, 11.00, 9.30              </w:t>
                  </w:r>
                  <w:r w:rsidR="006E0CFD">
                    <w:rPr>
                      <w:rFonts w:ascii="Consolas" w:hAnsi="Consolas"/>
                      <w:bCs/>
                    </w:rPr>
                    <w:t>|</w:t>
                  </w:r>
                </w:p>
                <w:p w:rsidR="006E0CFD" w:rsidP="006E0CFD" w:rsidRDefault="006E0CFD" w14:paraId="1AC8D50D" w14:textId="77777777">
                  <w:pPr>
                    <w:rPr>
                      <w:bCs/>
                    </w:rPr>
                  </w:pPr>
                </w:p>
                <w:p w:rsidR="006E0CFD" w:rsidP="006E0CFD" w:rsidRDefault="006E0CFD" w14:paraId="25A20ACC" w14:textId="77777777">
                  <w:r w:rsidRPr="00FD7744">
                    <w:rPr>
                      <w:b/>
                      <w:u w:val="single"/>
                    </w:rPr>
                    <w:t>When</w:t>
                  </w:r>
                  <w:r w:rsidRPr="005268E5">
                    <w:rPr>
                      <w:b/>
                    </w:rPr>
                    <w:t xml:space="preserve"> </w:t>
                  </w:r>
                  <w:r>
                    <w:t>manager</w:t>
                  </w:r>
                  <w:r w:rsidRPr="00CE6018">
                    <w:t xml:space="preserve"> selects </w:t>
                  </w:r>
                  <w:r>
                    <w:t>to remove the padel court</w:t>
                  </w:r>
                </w:p>
                <w:p w:rsidR="006E0CFD" w:rsidP="006E0CFD" w:rsidRDefault="006E0CFD" w14:paraId="5484FAFE" w14:textId="77777777">
                  <w:r>
                    <w:rPr>
                      <w:b/>
                      <w:bCs/>
                      <w:u w:val="single"/>
                    </w:rPr>
                    <w:t>Then</w:t>
                  </w:r>
                  <w:r>
                    <w:t xml:space="preserve"> the court is removed</w:t>
                  </w:r>
                </w:p>
                <w:p w:rsidRPr="00B11AB2" w:rsidR="006E0CFD" w:rsidP="006E0CFD" w:rsidRDefault="006E0CFD" w14:paraId="0C9DB5AC" w14:textId="3F13F084">
                  <w:pPr>
                    <w:ind w:left="720"/>
                  </w:pPr>
                  <w:r>
                    <w:rPr>
                      <w:b/>
                      <w:bCs/>
                    </w:rPr>
                    <w:t>And</w:t>
                  </w:r>
                  <w:r>
                    <w:t xml:space="preserve"> emails are sent out to the respective players, as they are already done with the court</w:t>
                  </w:r>
                </w:p>
                <w:p w:rsidR="006E0CFD" w:rsidP="004B2DF3" w:rsidRDefault="006E0CFD" w14:paraId="78D3CE7C" w14:textId="0F27ECA3">
                  <w:pPr>
                    <w:rPr>
                      <w:b/>
                    </w:rPr>
                  </w:pPr>
                </w:p>
              </w:tc>
            </w:tr>
          </w:tbl>
          <w:p w:rsidRPr="005268E5" w:rsidR="002B652F" w:rsidP="00E933A8" w:rsidRDefault="002B652F" w14:paraId="61ABC81F" w14:textId="77777777"/>
          <w:p w:rsidRPr="005268E5" w:rsidR="002B652F" w:rsidP="00E933A8" w:rsidRDefault="002B652F" w14:paraId="162948F9" w14:textId="77777777">
            <w:pPr>
              <w:pStyle w:val="Heading3"/>
              <w:jc w:val="center"/>
            </w:pPr>
            <w:r w:rsidRPr="005268E5">
              <w:t>Failure scenarios</w:t>
            </w:r>
          </w:p>
          <w:tbl>
            <w:tblPr>
              <w:tblStyle w:val="TableGrid"/>
              <w:tblW w:w="0" w:type="auto"/>
              <w:tblLook w:val="04A0" w:firstRow="1" w:lastRow="0" w:firstColumn="1" w:lastColumn="0" w:noHBand="0" w:noVBand="1"/>
            </w:tblPr>
            <w:tblGrid>
              <w:gridCol w:w="4691"/>
              <w:gridCol w:w="4691"/>
            </w:tblGrid>
            <w:tr w:rsidRPr="005268E5" w:rsidR="002B652F" w:rsidTr="00E933A8" w14:paraId="6DBBDBBA" w14:textId="77777777">
              <w:trPr>
                <w:cantSplit/>
              </w:trPr>
              <w:tc>
                <w:tcPr>
                  <w:tcW w:w="4691" w:type="dxa"/>
                </w:tcPr>
                <w:p w:rsidR="002B652F" w:rsidP="00E933A8" w:rsidRDefault="002B652F" w14:paraId="48E127A9" w14:textId="72062626">
                  <w:pPr>
                    <w:rPr>
                      <w:b/>
                    </w:rPr>
                  </w:pPr>
                  <w:r>
                    <w:rPr>
                      <w:b/>
                    </w:rPr>
                    <w:t>F1</w:t>
                  </w:r>
                  <w:r w:rsidR="00345067">
                    <w:rPr>
                      <w:b/>
                    </w:rPr>
                    <w:t xml:space="preserve"> – Schedule is in the past</w:t>
                  </w:r>
                </w:p>
                <w:p w:rsidR="002B652F" w:rsidP="00E933A8" w:rsidRDefault="002B652F" w14:paraId="00BB68DF" w14:textId="77777777">
                  <w:r w:rsidRPr="00FD7744">
                    <w:rPr>
                      <w:b/>
                      <w:u w:val="single"/>
                    </w:rPr>
                    <w:t>Given</w:t>
                  </w:r>
                  <w:r w:rsidRPr="005268E5">
                    <w:rPr>
                      <w:b/>
                    </w:rPr>
                    <w:t xml:space="preserve"> </w:t>
                  </w:r>
                  <w:r w:rsidRPr="005F6174">
                    <w:t>an exi</w:t>
                  </w:r>
                  <w:r>
                    <w:t>sting daily schedule</w:t>
                  </w:r>
                </w:p>
                <w:p w:rsidRPr="00FE2D48" w:rsidR="002B652F" w:rsidP="00E73FFD" w:rsidRDefault="002B652F" w14:paraId="30B2EAC2" w14:textId="77777777">
                  <w:pPr>
                    <w:ind w:left="720"/>
                    <w:rPr>
                      <w:i/>
                    </w:rPr>
                  </w:pPr>
                  <w:r w:rsidRPr="00FD7744">
                    <w:rPr>
                      <w:b/>
                    </w:rPr>
                    <w:t>And</w:t>
                  </w:r>
                  <w:r>
                    <w:t xml:space="preserve"> the event status is </w:t>
                  </w:r>
                  <w:r w:rsidRPr="00FD7744">
                    <w:rPr>
                      <w:i/>
                    </w:rPr>
                    <w:t>draft</w:t>
                  </w:r>
                  <w:r>
                    <w:rPr>
                      <w:iCs/>
                    </w:rPr>
                    <w:t xml:space="preserve"> or </w:t>
                  </w:r>
                  <w:r>
                    <w:rPr>
                      <w:i/>
                    </w:rPr>
                    <w:t>active</w:t>
                  </w:r>
                </w:p>
                <w:p w:rsidR="002B652F" w:rsidP="00E73FFD" w:rsidRDefault="002B652F" w14:paraId="5AE4F3B6" w14:textId="77777777">
                  <w:pPr>
                    <w:ind w:left="720"/>
                  </w:pPr>
                  <w:r>
                    <w:rPr>
                      <w:b/>
                      <w:bCs/>
                    </w:rPr>
                    <w:t>And</w:t>
                  </w:r>
                  <w:r>
                    <w:t xml:space="preserve"> a padel court name</w:t>
                  </w:r>
                </w:p>
                <w:p w:rsidRPr="00FE2D48" w:rsidR="002B652F" w:rsidP="00E73FFD" w:rsidRDefault="002B652F" w14:paraId="1C666D4A" w14:textId="77777777">
                  <w:pPr>
                    <w:ind w:left="720"/>
                  </w:pPr>
                  <w:r>
                    <w:rPr>
                      <w:b/>
                      <w:bCs/>
                    </w:rPr>
                    <w:t>And</w:t>
                  </w:r>
                  <w:r>
                    <w:t xml:space="preserve"> the daily schedule is in the past</w:t>
                  </w:r>
                </w:p>
                <w:p w:rsidR="002B652F" w:rsidP="00E933A8" w:rsidRDefault="002B652F" w14:paraId="207B7BB6" w14:textId="77777777">
                  <w:r w:rsidRPr="00FD7744">
                    <w:rPr>
                      <w:b/>
                      <w:u w:val="single"/>
                    </w:rPr>
                    <w:t>When</w:t>
                  </w:r>
                  <w:r w:rsidRPr="005268E5">
                    <w:rPr>
                      <w:b/>
                    </w:rPr>
                    <w:t xml:space="preserve"> </w:t>
                  </w:r>
                  <w:r>
                    <w:t>manager</w:t>
                  </w:r>
                  <w:r w:rsidRPr="00CE6018">
                    <w:t xml:space="preserve"> selects </w:t>
                  </w:r>
                  <w:r>
                    <w:t>to remove the padel court</w:t>
                  </w:r>
                </w:p>
                <w:p w:rsidRPr="00091528" w:rsidR="002B652F" w:rsidP="00E933A8" w:rsidRDefault="002B652F" w14:paraId="3C45C810" w14:textId="65A5BFEA">
                  <w:r>
                    <w:rPr>
                      <w:b/>
                      <w:bCs/>
                      <w:u w:val="single"/>
                    </w:rPr>
                    <w:t>Then</w:t>
                  </w:r>
                  <w:r>
                    <w:t xml:space="preserve"> a failure message is returned explaining past daily schedules cannot be modified</w:t>
                  </w:r>
                  <w:r w:rsidR="00FA00F4">
                    <w:t>.</w:t>
                  </w:r>
                </w:p>
                <w:p w:rsidRPr="005268E5" w:rsidR="002B652F" w:rsidP="00E933A8" w:rsidRDefault="002B652F" w14:paraId="5C18EA93" w14:textId="77777777">
                  <w:pPr>
                    <w:rPr>
                      <w:b/>
                      <w:i/>
                    </w:rPr>
                  </w:pPr>
                </w:p>
              </w:tc>
              <w:tc>
                <w:tcPr>
                  <w:tcW w:w="4691" w:type="dxa"/>
                </w:tcPr>
                <w:p w:rsidRPr="00345067" w:rsidR="002B652F" w:rsidP="00E933A8" w:rsidRDefault="009D6DDE" w14:paraId="0DE15FA7" w14:textId="03805474">
                  <w:pPr>
                    <w:rPr>
                      <w:b/>
                      <w:iCs/>
                    </w:rPr>
                  </w:pPr>
                  <w:r w:rsidRPr="00345067">
                    <w:rPr>
                      <w:b/>
                      <w:iCs/>
                    </w:rPr>
                    <w:t>F2</w:t>
                  </w:r>
                  <w:r w:rsidR="008F3419">
                    <w:rPr>
                      <w:b/>
                      <w:iCs/>
                    </w:rPr>
                    <w:t xml:space="preserve"> – No padel court found</w:t>
                  </w:r>
                </w:p>
                <w:p w:rsidR="009D6DDE" w:rsidP="00E933A8" w:rsidRDefault="00231C0B" w14:paraId="04DE3CBC" w14:textId="77777777">
                  <w:pPr>
                    <w:rPr>
                      <w:bCs/>
                      <w:iCs/>
                    </w:rPr>
                  </w:pPr>
                  <w:r>
                    <w:rPr>
                      <w:b/>
                      <w:iCs/>
                      <w:u w:val="single"/>
                    </w:rPr>
                    <w:t>Given</w:t>
                  </w:r>
                  <w:r>
                    <w:rPr>
                      <w:bCs/>
                      <w:iCs/>
                    </w:rPr>
                    <w:t xml:space="preserve"> an existing daily schedule</w:t>
                  </w:r>
                </w:p>
                <w:p w:rsidR="00231C0B" w:rsidP="00E73FFD" w:rsidRDefault="00231C0B" w14:paraId="17843812" w14:textId="77777777">
                  <w:pPr>
                    <w:ind w:left="720"/>
                    <w:rPr>
                      <w:bCs/>
                      <w:iCs/>
                    </w:rPr>
                  </w:pPr>
                  <w:r>
                    <w:rPr>
                      <w:b/>
                      <w:iCs/>
                    </w:rPr>
                    <w:t>And</w:t>
                  </w:r>
                  <w:r>
                    <w:rPr>
                      <w:bCs/>
                      <w:iCs/>
                    </w:rPr>
                    <w:t xml:space="preserve"> a padel court name</w:t>
                  </w:r>
                </w:p>
                <w:p w:rsidR="00231C0B" w:rsidP="00E73FFD" w:rsidRDefault="00231C0B" w14:paraId="5F300073" w14:textId="77777777">
                  <w:pPr>
                    <w:ind w:left="720"/>
                    <w:rPr>
                      <w:bCs/>
                      <w:iCs/>
                    </w:rPr>
                  </w:pPr>
                  <w:r>
                    <w:rPr>
                      <w:b/>
                      <w:iCs/>
                    </w:rPr>
                    <w:t>And</w:t>
                  </w:r>
                  <w:r>
                    <w:rPr>
                      <w:bCs/>
                      <w:iCs/>
                    </w:rPr>
                    <w:t xml:space="preserve"> the padel court name is not in the daily schedule</w:t>
                  </w:r>
                </w:p>
                <w:p w:rsidR="00A21ADC" w:rsidP="00E933A8" w:rsidRDefault="00A21ADC" w14:paraId="204198A3" w14:textId="77777777">
                  <w:pPr>
                    <w:rPr>
                      <w:bCs/>
                      <w:iCs/>
                    </w:rPr>
                  </w:pPr>
                  <w:r>
                    <w:rPr>
                      <w:b/>
                      <w:iCs/>
                      <w:u w:val="single"/>
                    </w:rPr>
                    <w:t>When</w:t>
                  </w:r>
                  <w:r>
                    <w:rPr>
                      <w:bCs/>
                      <w:iCs/>
                    </w:rPr>
                    <w:t xml:space="preserve"> manager selects to remove the padel court</w:t>
                  </w:r>
                </w:p>
                <w:p w:rsidRPr="00637EFC" w:rsidR="00A21ADC" w:rsidP="00637EFC" w:rsidRDefault="00637EFC" w14:paraId="42EBDE4C" w14:textId="63969635">
                  <w:r>
                    <w:rPr>
                      <w:b/>
                      <w:bCs/>
                      <w:u w:val="single"/>
                    </w:rPr>
                    <w:t>Then</w:t>
                  </w:r>
                  <w:r>
                    <w:t xml:space="preserve"> a failure message is returned explaining </w:t>
                  </w:r>
                  <w:r w:rsidR="00FA00F4">
                    <w:t>the error.</w:t>
                  </w:r>
                </w:p>
              </w:tc>
            </w:tr>
            <w:tr w:rsidRPr="005268E5" w:rsidR="004C5333" w:rsidTr="00E933A8" w14:paraId="0FB9216F" w14:textId="77777777">
              <w:trPr>
                <w:cantSplit/>
              </w:trPr>
              <w:tc>
                <w:tcPr>
                  <w:tcW w:w="4691" w:type="dxa"/>
                </w:tcPr>
                <w:p w:rsidR="004C5333" w:rsidP="004C5333" w:rsidRDefault="004C5333" w14:paraId="213AC4CC" w14:textId="1CACA932">
                  <w:pPr>
                    <w:rPr>
                      <w:b/>
                      <w:iCs/>
                    </w:rPr>
                  </w:pPr>
                  <w:r>
                    <w:rPr>
                      <w:b/>
                      <w:iCs/>
                    </w:rPr>
                    <w:t>F3 – No daily schedule found</w:t>
                  </w:r>
                </w:p>
                <w:p w:rsidR="004C5333" w:rsidP="004C5333" w:rsidRDefault="004C5333" w14:paraId="669C7E3B" w14:textId="77777777">
                  <w:pPr>
                    <w:rPr>
                      <w:bCs/>
                      <w:iCs/>
                    </w:rPr>
                  </w:pPr>
                  <w:r>
                    <w:rPr>
                      <w:b/>
                      <w:iCs/>
                      <w:u w:val="single"/>
                    </w:rPr>
                    <w:t>Given</w:t>
                  </w:r>
                  <w:r>
                    <w:rPr>
                      <w:bCs/>
                      <w:iCs/>
                    </w:rPr>
                    <w:t xml:space="preserve"> an ID for a daily schedule</w:t>
                  </w:r>
                </w:p>
                <w:p w:rsidR="004C5333" w:rsidP="004C5333" w:rsidRDefault="004C5333" w14:paraId="1CA37926" w14:textId="77777777">
                  <w:pPr>
                    <w:ind w:left="720"/>
                    <w:rPr>
                      <w:bCs/>
                      <w:iCs/>
                    </w:rPr>
                  </w:pPr>
                  <w:r>
                    <w:rPr>
                      <w:b/>
                      <w:iCs/>
                    </w:rPr>
                    <w:t>And</w:t>
                  </w:r>
                  <w:r>
                    <w:rPr>
                      <w:bCs/>
                      <w:iCs/>
                    </w:rPr>
                    <w:t xml:space="preserve"> no daily schedule with this ID exists</w:t>
                  </w:r>
                </w:p>
                <w:p w:rsidR="004C5333" w:rsidP="004C5333" w:rsidRDefault="004C5333" w14:paraId="466B66DE" w14:textId="77777777">
                  <w:pPr>
                    <w:rPr>
                      <w:bCs/>
                      <w:iCs/>
                    </w:rPr>
                  </w:pPr>
                  <w:r>
                    <w:rPr>
                      <w:b/>
                      <w:iCs/>
                      <w:u w:val="single"/>
                    </w:rPr>
                    <w:t>When</w:t>
                  </w:r>
                  <w:r>
                    <w:rPr>
                      <w:bCs/>
                      <w:iCs/>
                    </w:rPr>
                    <w:t xml:space="preserve"> manager selects to remove the padel court</w:t>
                  </w:r>
                </w:p>
                <w:p w:rsidR="004C5333" w:rsidP="004C5333" w:rsidRDefault="004C5333" w14:paraId="223DE02E" w14:textId="2156381B">
                  <w:pPr>
                    <w:rPr>
                      <w:b/>
                    </w:rPr>
                  </w:pPr>
                  <w:r>
                    <w:rPr>
                      <w:b/>
                      <w:bCs/>
                      <w:u w:val="single"/>
                    </w:rPr>
                    <w:t>Then</w:t>
                  </w:r>
                  <w:r>
                    <w:t xml:space="preserve"> a failure message is returned explaining that no matching daily schedules exists</w:t>
                  </w:r>
                </w:p>
              </w:tc>
              <w:tc>
                <w:tcPr>
                  <w:tcW w:w="4691" w:type="dxa"/>
                </w:tcPr>
                <w:p w:rsidR="004C5333" w:rsidP="004C5333" w:rsidRDefault="004C5333" w14:paraId="1DFFBFFD" w14:textId="258C9576">
                  <w:pPr>
                    <w:rPr>
                      <w:b/>
                    </w:rPr>
                  </w:pPr>
                  <w:r>
                    <w:rPr>
                      <w:b/>
                    </w:rPr>
                    <w:t>F4 – Bookings later on the same day</w:t>
                  </w:r>
                </w:p>
                <w:p w:rsidR="004C5333" w:rsidP="004C5333" w:rsidRDefault="004C5333" w14:paraId="77751B5B" w14:textId="77777777">
                  <w:r w:rsidRPr="00FD7744">
                    <w:rPr>
                      <w:b/>
                      <w:u w:val="single"/>
                    </w:rPr>
                    <w:t>Given</w:t>
                  </w:r>
                  <w:r w:rsidRPr="005268E5">
                    <w:rPr>
                      <w:b/>
                    </w:rPr>
                    <w:t xml:space="preserve"> </w:t>
                  </w:r>
                  <w:r w:rsidRPr="005F6174">
                    <w:t>an exi</w:t>
                  </w:r>
                  <w:r>
                    <w:t>sting daily schedule</w:t>
                  </w:r>
                </w:p>
                <w:p w:rsidR="004C5333" w:rsidP="004C5333" w:rsidRDefault="004C5333" w14:paraId="62A77914" w14:textId="77777777">
                  <w:pPr>
                    <w:ind w:left="720"/>
                  </w:pPr>
                  <w:r>
                    <w:rPr>
                      <w:b/>
                      <w:bCs/>
                    </w:rPr>
                    <w:t>And</w:t>
                  </w:r>
                  <w:r>
                    <w:t xml:space="preserve"> a padel court name</w:t>
                  </w:r>
                </w:p>
                <w:p w:rsidR="004C5333" w:rsidP="004C5333" w:rsidRDefault="004C5333" w14:paraId="4DDCDA64" w14:textId="77777777">
                  <w:pPr>
                    <w:ind w:left="720"/>
                    <w:rPr>
                      <w:i/>
                    </w:rPr>
                  </w:pPr>
                  <w:r w:rsidRPr="00FD7744">
                    <w:rPr>
                      <w:b/>
                    </w:rPr>
                    <w:t>And</w:t>
                  </w:r>
                  <w:r>
                    <w:t xml:space="preserve"> the event status is </w:t>
                  </w:r>
                  <w:r>
                    <w:rPr>
                      <w:i/>
                    </w:rPr>
                    <w:t>active</w:t>
                  </w:r>
                </w:p>
                <w:p w:rsidR="004C5333" w:rsidP="004C5333" w:rsidRDefault="004C5333" w14:paraId="2CB31E46" w14:textId="77777777">
                  <w:pPr>
                    <w:ind w:left="720"/>
                  </w:pPr>
                  <w:r>
                    <w:rPr>
                      <w:b/>
                      <w:bCs/>
                    </w:rPr>
                    <w:t>And</w:t>
                  </w:r>
                  <w:r>
                    <w:t xml:space="preserve"> the padel court exists in the daily schedule</w:t>
                  </w:r>
                </w:p>
                <w:p w:rsidR="004C5333" w:rsidP="004C5333" w:rsidRDefault="004C5333" w14:paraId="6E9D2524" w14:textId="77777777">
                  <w:pPr>
                    <w:ind w:left="720"/>
                  </w:pPr>
                  <w:r>
                    <w:rPr>
                      <w:b/>
                      <w:bCs/>
                    </w:rPr>
                    <w:t>And</w:t>
                  </w:r>
                  <w:r>
                    <w:t xml:space="preserve"> there is one or more bookings for the specific padel court</w:t>
                  </w:r>
                </w:p>
                <w:p w:rsidR="004C5333" w:rsidP="004C5333" w:rsidRDefault="004C5333" w14:paraId="1DA6BB62" w14:textId="77777777">
                  <w:pPr>
                    <w:ind w:left="720"/>
                    <w:rPr>
                      <w:bCs/>
                    </w:rPr>
                  </w:pPr>
                  <w:r>
                    <w:rPr>
                      <w:b/>
                    </w:rPr>
                    <w:t>And</w:t>
                  </w:r>
                  <w:r>
                    <w:rPr>
                      <w:bCs/>
                    </w:rPr>
                    <w:t xml:space="preserve"> the start time of the bookings is after the time of removal</w:t>
                  </w:r>
                </w:p>
                <w:p w:rsidR="004C5333" w:rsidP="004C5333" w:rsidRDefault="004C5333" w14:paraId="206F6842" w14:textId="77777777">
                  <w:pPr>
                    <w:ind w:left="720"/>
                    <w:rPr>
                      <w:bCs/>
                    </w:rPr>
                  </w:pPr>
                  <w:r>
                    <w:rPr>
                      <w:b/>
                    </w:rPr>
                    <w:t>And</w:t>
                  </w:r>
                  <w:r>
                    <w:rPr>
                      <w:bCs/>
                    </w:rPr>
                    <w:t xml:space="preserve"> the time of removal is the same date as the date of the schedule</w:t>
                  </w:r>
                </w:p>
                <w:p w:rsidR="004C5333" w:rsidP="004C5333" w:rsidRDefault="004C5333" w14:paraId="6CFF74A8" w14:textId="77777777">
                  <w:pPr>
                    <w:rPr>
                      <w:bCs/>
                    </w:rPr>
                  </w:pPr>
                </w:p>
                <w:p w:rsidR="004C5333" w:rsidP="004C5333" w:rsidRDefault="004C5333" w14:paraId="1F2B3237" w14:textId="77777777">
                  <w:pPr>
                    <w:rPr>
                      <w:rFonts w:ascii="Consolas" w:hAnsi="Consolas"/>
                      <w:bCs/>
                    </w:rPr>
                  </w:pPr>
                  <w:r>
                    <w:rPr>
                      <w:rFonts w:ascii="Consolas" w:hAnsi="Consolas"/>
                      <w:bCs/>
                    </w:rPr>
                    <w:t xml:space="preserve"> | Date of schedule and removal:   |</w:t>
                  </w:r>
                </w:p>
                <w:p w:rsidR="004C5333" w:rsidP="004C5333" w:rsidRDefault="004C5333" w14:paraId="57323215" w14:textId="77777777">
                  <w:pPr>
                    <w:rPr>
                      <w:rFonts w:ascii="Consolas" w:hAnsi="Consolas"/>
                      <w:bCs/>
                    </w:rPr>
                  </w:pPr>
                  <w:r>
                    <w:rPr>
                      <w:rFonts w:ascii="Consolas" w:hAnsi="Consolas"/>
                      <w:bCs/>
                    </w:rPr>
                    <w:t xml:space="preserve"> | 31-01-2025                      | </w:t>
                  </w:r>
                </w:p>
                <w:p w:rsidR="004C5333" w:rsidP="004C5333" w:rsidRDefault="004C5333" w14:paraId="3BB8421F" w14:textId="77777777">
                  <w:pPr>
                    <w:rPr>
                      <w:rFonts w:ascii="Consolas" w:hAnsi="Consolas"/>
                      <w:bCs/>
                    </w:rPr>
                  </w:pPr>
                  <w:r>
                    <w:rPr>
                      <w:rFonts w:ascii="Consolas" w:hAnsi="Consolas"/>
                      <w:bCs/>
                    </w:rPr>
                    <w:t xml:space="preserve"> | Times of bookings:              | </w:t>
                  </w:r>
                </w:p>
                <w:p w:rsidR="004C5333" w:rsidP="004C5333" w:rsidRDefault="004C5333" w14:paraId="26CD67B8" w14:textId="77777777">
                  <w:pPr>
                    <w:rPr>
                      <w:rFonts w:ascii="Consolas" w:hAnsi="Consolas"/>
                      <w:bCs/>
                    </w:rPr>
                  </w:pPr>
                  <w:r>
                    <w:rPr>
                      <w:rFonts w:ascii="Consolas" w:hAnsi="Consolas"/>
                      <w:bCs/>
                    </w:rPr>
                    <w:t xml:space="preserve"> | 9.00-11.00, 12.30-14.00         | </w:t>
                  </w:r>
                </w:p>
                <w:p w:rsidR="004C5333" w:rsidP="004C5333" w:rsidRDefault="004C5333" w14:paraId="3110CA1F" w14:textId="77777777">
                  <w:pPr>
                    <w:rPr>
                      <w:rFonts w:ascii="Consolas" w:hAnsi="Consolas"/>
                      <w:bCs/>
                    </w:rPr>
                  </w:pPr>
                  <w:r>
                    <w:rPr>
                      <w:rFonts w:ascii="Consolas" w:hAnsi="Consolas"/>
                      <w:bCs/>
                    </w:rPr>
                    <w:t xml:space="preserve"> | Invalid times of removal:       |   </w:t>
                  </w:r>
                </w:p>
                <w:p w:rsidR="004C5333" w:rsidP="004C5333" w:rsidRDefault="004C5333" w14:paraId="6C26DDA7" w14:textId="77777777">
                  <w:pPr>
                    <w:rPr>
                      <w:rFonts w:ascii="Consolas" w:hAnsi="Consolas"/>
                      <w:bCs/>
                    </w:rPr>
                  </w:pPr>
                  <w:r>
                    <w:rPr>
                      <w:rFonts w:ascii="Consolas" w:hAnsi="Consolas"/>
                      <w:bCs/>
                    </w:rPr>
                    <w:t xml:space="preserve"> | 8.59, 9.00, 11.00, 11.01, 12.29 |</w:t>
                  </w:r>
                </w:p>
                <w:p w:rsidRPr="006639DF" w:rsidR="004C5333" w:rsidP="004C5333" w:rsidRDefault="004C5333" w14:paraId="2A123A11" w14:textId="77777777">
                  <w:pPr>
                    <w:rPr>
                      <w:rFonts w:ascii="Consolas" w:hAnsi="Consolas"/>
                      <w:bCs/>
                    </w:rPr>
                  </w:pPr>
                  <w:r>
                    <w:rPr>
                      <w:rFonts w:ascii="Consolas" w:hAnsi="Consolas"/>
                      <w:bCs/>
                    </w:rPr>
                    <w:t xml:space="preserve"> | 12.30                           |</w:t>
                  </w:r>
                </w:p>
                <w:p w:rsidRPr="00D83525" w:rsidR="004C5333" w:rsidP="004C5333" w:rsidRDefault="004C5333" w14:paraId="184A7552" w14:textId="77777777">
                  <w:pPr>
                    <w:rPr>
                      <w:bCs/>
                    </w:rPr>
                  </w:pPr>
                </w:p>
                <w:p w:rsidR="004C5333" w:rsidP="004C5333" w:rsidRDefault="004C5333" w14:paraId="7B8387C7" w14:textId="77777777">
                  <w:r w:rsidRPr="00FD7744">
                    <w:rPr>
                      <w:b/>
                      <w:u w:val="single"/>
                    </w:rPr>
                    <w:t>When</w:t>
                  </w:r>
                  <w:r w:rsidRPr="005268E5">
                    <w:rPr>
                      <w:b/>
                    </w:rPr>
                    <w:t xml:space="preserve"> </w:t>
                  </w:r>
                  <w:r>
                    <w:t>manager</w:t>
                  </w:r>
                  <w:r w:rsidRPr="00CE6018">
                    <w:t xml:space="preserve"> selects </w:t>
                  </w:r>
                  <w:r>
                    <w:t>to remove the padel court</w:t>
                  </w:r>
                </w:p>
                <w:p w:rsidRPr="00793634" w:rsidR="004C5333" w:rsidP="004C5333" w:rsidRDefault="004C5333" w14:paraId="7FFCD7F2" w14:textId="77777777">
                  <w:r>
                    <w:rPr>
                      <w:b/>
                      <w:bCs/>
                      <w:u w:val="single"/>
                    </w:rPr>
                    <w:t>Then</w:t>
                  </w:r>
                  <w:r>
                    <w:t xml:space="preserve"> a failure message is returned explaining that courts with bookings later on the same day cannot be removed</w:t>
                  </w:r>
                </w:p>
                <w:p w:rsidRPr="00807BF4" w:rsidR="004C5333" w:rsidP="004C5333" w:rsidRDefault="004C5333" w14:paraId="3ACE199B" w14:textId="4B7807F3"/>
              </w:tc>
            </w:tr>
          </w:tbl>
          <w:p w:rsidRPr="005268E5" w:rsidR="002B652F" w:rsidP="00E933A8" w:rsidRDefault="002B652F" w14:paraId="5AE971C5" w14:textId="77777777"/>
        </w:tc>
      </w:tr>
    </w:tbl>
    <w:p w:rsidR="002B652F" w:rsidP="002B652F" w:rsidRDefault="002B652F" w14:paraId="4CA21FD5" w14:textId="77777777"/>
    <w:p w:rsidR="008F3419" w:rsidP="008F3419" w:rsidRDefault="008F3419" w14:paraId="2E943405" w14:textId="511E3476">
      <w:pPr>
        <w:pStyle w:val="Heading2"/>
        <w:jc w:val="both"/>
      </w:pPr>
      <w:r>
        <w:t>ID: 9 – The manager qua</w:t>
      </w:r>
      <w:r w:rsidR="00193410">
        <w:t>rantines player</w:t>
      </w:r>
    </w:p>
    <w:tbl>
      <w:tblPr>
        <w:tblStyle w:val="TableGrid"/>
        <w:tblW w:w="0" w:type="auto"/>
        <w:tblLook w:val="04A0" w:firstRow="1" w:lastRow="0" w:firstColumn="1" w:lastColumn="0" w:noHBand="0" w:noVBand="1"/>
      </w:tblPr>
      <w:tblGrid>
        <w:gridCol w:w="9608"/>
      </w:tblGrid>
      <w:tr w:rsidRPr="005268E5" w:rsidR="008F3419" w:rsidTr="00D67157" w14:paraId="734B8095" w14:textId="77777777">
        <w:tc>
          <w:tcPr>
            <w:tcW w:w="9608" w:type="dxa"/>
            <w:tcBorders>
              <w:top w:val="double" w:color="000000" w:themeColor="text1" w:sz="4" w:space="0"/>
              <w:left w:val="double" w:color="000000" w:themeColor="text1" w:sz="4" w:space="0"/>
              <w:bottom w:val="double" w:color="000000" w:themeColor="text1" w:sz="4" w:space="0"/>
              <w:right w:val="double" w:color="000000" w:themeColor="text1" w:sz="4" w:space="0"/>
            </w:tcBorders>
          </w:tcPr>
          <w:p w:rsidRPr="005268E5" w:rsidR="008F3419" w:rsidP="00D67157" w:rsidRDefault="008F3419" w14:paraId="069C6BFA" w14:textId="7FF60378">
            <w:r w:rsidRPr="005268E5">
              <w:rPr>
                <w:b/>
              </w:rPr>
              <w:t xml:space="preserve">In order to </w:t>
            </w:r>
            <w:r w:rsidR="00193410">
              <w:t>punish players who do not show acceptable sportsmanship</w:t>
            </w:r>
          </w:p>
          <w:p w:rsidRPr="005268E5" w:rsidR="008F3419" w:rsidP="00D67157" w:rsidRDefault="008F3419" w14:paraId="39E7063A" w14:textId="77777777">
            <w:r w:rsidRPr="005268E5">
              <w:rPr>
                <w:b/>
              </w:rPr>
              <w:t>As a</w:t>
            </w:r>
            <w:r>
              <w:rPr>
                <w:b/>
              </w:rPr>
              <w:t xml:space="preserve"> </w:t>
            </w:r>
            <w:r>
              <w:t>manager</w:t>
            </w:r>
          </w:p>
          <w:p w:rsidR="008F3419" w:rsidP="00D67157" w:rsidRDefault="008F3419" w14:paraId="6EE69F95" w14:textId="7521639D">
            <w:r w:rsidRPr="005268E5">
              <w:rPr>
                <w:b/>
              </w:rPr>
              <w:t xml:space="preserve">I want to </w:t>
            </w:r>
            <w:r w:rsidR="00193410">
              <w:t xml:space="preserve">quarantine a player, so they cannot book courts </w:t>
            </w:r>
            <w:r w:rsidR="00CE3A6F">
              <w:t>until the quarantine ends</w:t>
            </w:r>
          </w:p>
          <w:p w:rsidR="008F3419" w:rsidP="00D67157" w:rsidRDefault="008F3419" w14:paraId="20850008" w14:textId="77777777"/>
          <w:p w:rsidRPr="005268E5" w:rsidR="008F3419" w:rsidP="00D67157" w:rsidRDefault="008F3419" w14:paraId="285AA934" w14:textId="77777777">
            <w:pPr>
              <w:pStyle w:val="Heading3"/>
              <w:jc w:val="center"/>
            </w:pPr>
            <w:r w:rsidRPr="005268E5">
              <w:t>Success scenarios</w:t>
            </w:r>
          </w:p>
          <w:tbl>
            <w:tblPr>
              <w:tblStyle w:val="TableGrid"/>
              <w:tblW w:w="0" w:type="auto"/>
              <w:tblLook w:val="04A0" w:firstRow="1" w:lastRow="0" w:firstColumn="1" w:lastColumn="0" w:noHBand="0" w:noVBand="1"/>
            </w:tblPr>
            <w:tblGrid>
              <w:gridCol w:w="9382"/>
            </w:tblGrid>
            <w:tr w:rsidRPr="005268E5" w:rsidR="00232E28" w:rsidTr="00BF3EBF" w14:paraId="4E685A79" w14:textId="77777777">
              <w:trPr>
                <w:cantSplit/>
              </w:trPr>
              <w:tc>
                <w:tcPr>
                  <w:tcW w:w="9382" w:type="dxa"/>
                </w:tcPr>
                <w:p w:rsidR="00232E28" w:rsidP="00D67157" w:rsidRDefault="00232E28" w14:paraId="6741174E" w14:textId="77777777">
                  <w:pPr>
                    <w:rPr>
                      <w:b/>
                    </w:rPr>
                  </w:pPr>
                  <w:r>
                    <w:rPr>
                      <w:b/>
                    </w:rPr>
                    <w:t>S1</w:t>
                  </w:r>
                </w:p>
                <w:p w:rsidR="00232E28" w:rsidP="00D67157" w:rsidRDefault="00232E28" w14:paraId="4727FD87" w14:textId="77777777">
                  <w:r w:rsidRPr="00FD7744">
                    <w:rPr>
                      <w:b/>
                      <w:u w:val="single"/>
                    </w:rPr>
                    <w:t>Given</w:t>
                  </w:r>
                  <w:r w:rsidRPr="005268E5">
                    <w:rPr>
                      <w:b/>
                    </w:rPr>
                    <w:t xml:space="preserve"> </w:t>
                  </w:r>
                  <w:r w:rsidRPr="005F6174">
                    <w:t>an exi</w:t>
                  </w:r>
                  <w:r>
                    <w:t>sting Player</w:t>
                  </w:r>
                </w:p>
                <w:p w:rsidR="00232E28" w:rsidP="00156090" w:rsidRDefault="00232E28" w14:paraId="6435F6FD" w14:textId="77777777">
                  <w:pPr>
                    <w:ind w:left="720"/>
                  </w:pPr>
                  <w:r>
                    <w:rPr>
                      <w:b/>
                      <w:bCs/>
                    </w:rPr>
                    <w:t>And</w:t>
                  </w:r>
                  <w:r>
                    <w:t xml:space="preserve"> the current date</w:t>
                  </w:r>
                </w:p>
                <w:p w:rsidR="00232E28" w:rsidP="00156090" w:rsidRDefault="00232E28" w14:paraId="6A023F26" w14:textId="77777777">
                  <w:r>
                    <w:t xml:space="preserve">  </w:t>
                  </w:r>
                </w:p>
                <w:tbl>
                  <w:tblPr>
                    <w:tblStyle w:val="TableGrid"/>
                    <w:tblW w:w="0" w:type="auto"/>
                    <w:tblInd w:w="616" w:type="dxa"/>
                    <w:tblLook w:val="04A0" w:firstRow="1" w:lastRow="0" w:firstColumn="1" w:lastColumn="0" w:noHBand="0" w:noVBand="1"/>
                  </w:tblPr>
                  <w:tblGrid>
                    <w:gridCol w:w="3962"/>
                    <w:gridCol w:w="3834"/>
                  </w:tblGrid>
                  <w:tr w:rsidR="00232E28" w:rsidTr="00AA0D75" w14:paraId="0062920B" w14:textId="77777777">
                    <w:tc>
                      <w:tcPr>
                        <w:tcW w:w="3962" w:type="dxa"/>
                      </w:tcPr>
                      <w:p w:rsidR="00232E28" w:rsidP="00156090" w:rsidRDefault="00232E28" w14:paraId="7D4495F4" w14:textId="6E5B7B67">
                        <w:r>
                          <w:t>Quarantining date</w:t>
                        </w:r>
                      </w:p>
                    </w:tc>
                    <w:tc>
                      <w:tcPr>
                        <w:tcW w:w="3834" w:type="dxa"/>
                      </w:tcPr>
                      <w:p w:rsidR="00232E28" w:rsidP="00156090" w:rsidRDefault="00232E28" w14:paraId="4B39B85D" w14:textId="6E5B4768">
                        <w:r>
                          <w:t>Quarantine active until, including, date</w:t>
                        </w:r>
                      </w:p>
                    </w:tc>
                  </w:tr>
                  <w:tr w:rsidR="00232E28" w:rsidTr="00AA0D75" w14:paraId="5F4D6DC7" w14:textId="77777777">
                    <w:tc>
                      <w:tcPr>
                        <w:tcW w:w="3962" w:type="dxa"/>
                      </w:tcPr>
                      <w:p w:rsidR="00232E28" w:rsidP="00156090" w:rsidRDefault="00232E28" w14:paraId="75890752" w14:textId="45CBE008">
                        <w:r>
                          <w:t>20-01-2025</w:t>
                        </w:r>
                      </w:p>
                    </w:tc>
                    <w:tc>
                      <w:tcPr>
                        <w:tcW w:w="3834" w:type="dxa"/>
                      </w:tcPr>
                      <w:p w:rsidR="00232E28" w:rsidP="00156090" w:rsidRDefault="00232E28" w14:paraId="24EAD07F" w14:textId="63C9B1FC">
                        <w:r>
                          <w:t>23-01-2025</w:t>
                        </w:r>
                      </w:p>
                    </w:tc>
                  </w:tr>
                  <w:tr w:rsidR="00232E28" w:rsidTr="00AA0D75" w14:paraId="29D27B86" w14:textId="77777777">
                    <w:tc>
                      <w:tcPr>
                        <w:tcW w:w="3962" w:type="dxa"/>
                      </w:tcPr>
                      <w:p w:rsidR="00232E28" w:rsidP="00156090" w:rsidRDefault="00AA0D75" w14:paraId="0F63C3FA" w14:textId="0AF452FF">
                        <w:r>
                          <w:t>28-01-2025</w:t>
                        </w:r>
                      </w:p>
                    </w:tc>
                    <w:tc>
                      <w:tcPr>
                        <w:tcW w:w="3834" w:type="dxa"/>
                      </w:tcPr>
                      <w:p w:rsidR="00232E28" w:rsidP="00156090" w:rsidRDefault="00AA0D75" w14:paraId="01620E7D" w14:textId="2365FFD7">
                        <w:r>
                          <w:t>31-01-2025</w:t>
                        </w:r>
                      </w:p>
                    </w:tc>
                  </w:tr>
                  <w:tr w:rsidR="00AA0D75" w:rsidTr="00AA0D75" w14:paraId="744815AD" w14:textId="77777777">
                    <w:tc>
                      <w:tcPr>
                        <w:tcW w:w="3962" w:type="dxa"/>
                      </w:tcPr>
                      <w:p w:rsidR="00AA0D75" w:rsidP="00156090" w:rsidRDefault="00AA0D75" w14:paraId="102946A7" w14:textId="5D592EF3">
                        <w:r>
                          <w:t>30-01-2025</w:t>
                        </w:r>
                      </w:p>
                    </w:tc>
                    <w:tc>
                      <w:tcPr>
                        <w:tcW w:w="3834" w:type="dxa"/>
                      </w:tcPr>
                      <w:p w:rsidR="00AA0D75" w:rsidP="00156090" w:rsidRDefault="00AA0D75" w14:paraId="1A8826E0" w14:textId="570108F0">
                        <w:r>
                          <w:t>02-02-2025</w:t>
                        </w:r>
                      </w:p>
                    </w:tc>
                  </w:tr>
                </w:tbl>
                <w:p w:rsidRPr="00156090" w:rsidR="00232E28" w:rsidP="00156090" w:rsidRDefault="00232E28" w14:paraId="5689AA6B" w14:textId="77777777"/>
                <w:p w:rsidR="00232E28" w:rsidP="00D67157" w:rsidRDefault="00232E28" w14:paraId="1655651C" w14:textId="77777777">
                  <w:r w:rsidRPr="00FD7744">
                    <w:rPr>
                      <w:b/>
                      <w:u w:val="single"/>
                    </w:rPr>
                    <w:t>When</w:t>
                  </w:r>
                  <w:r w:rsidRPr="005268E5">
                    <w:rPr>
                      <w:b/>
                    </w:rPr>
                    <w:t xml:space="preserve"> </w:t>
                  </w:r>
                  <w:r>
                    <w:t>manager</w:t>
                  </w:r>
                  <w:r w:rsidRPr="00CE6018">
                    <w:t xml:space="preserve"> selects </w:t>
                  </w:r>
                  <w:r>
                    <w:t>to quarantine the player</w:t>
                  </w:r>
                </w:p>
                <w:p w:rsidR="00232E28" w:rsidP="00D67157" w:rsidRDefault="00232E28" w14:paraId="65149A04" w14:textId="77777777">
                  <w:r>
                    <w:rPr>
                      <w:b/>
                      <w:bCs/>
                      <w:u w:val="single"/>
                    </w:rPr>
                    <w:t>Then</w:t>
                  </w:r>
                  <w:r>
                    <w:t xml:space="preserve"> the player is quarantined</w:t>
                  </w:r>
                </w:p>
                <w:p w:rsidRPr="00CB05F6" w:rsidR="00232E28" w:rsidP="00D63485" w:rsidRDefault="00232E28" w14:paraId="62658A28" w14:textId="77777777">
                  <w:pPr>
                    <w:ind w:left="720"/>
                  </w:pPr>
                  <w:r>
                    <w:rPr>
                      <w:b/>
                      <w:bCs/>
                    </w:rPr>
                    <w:t>And</w:t>
                  </w:r>
                  <w:r>
                    <w:t xml:space="preserve"> the end date of the quarantine is set to three days into the future, relative to the time of quarantining</w:t>
                  </w:r>
                </w:p>
                <w:p w:rsidR="00232E28" w:rsidP="00C01685" w:rsidRDefault="00232E28" w14:paraId="49B8B79A" w14:textId="06AAEE30">
                  <w:pPr>
                    <w:rPr>
                      <w:b/>
                    </w:rPr>
                  </w:pPr>
                </w:p>
              </w:tc>
            </w:tr>
            <w:tr w:rsidRPr="005268E5" w:rsidR="00A50CDA" w:rsidTr="009B4261" w14:paraId="2B531F83" w14:textId="77777777">
              <w:trPr>
                <w:cantSplit/>
              </w:trPr>
              <w:tc>
                <w:tcPr>
                  <w:tcW w:w="9382" w:type="dxa"/>
                </w:tcPr>
                <w:p w:rsidR="00A50CDA" w:rsidP="00D67157" w:rsidRDefault="00A50CDA" w14:paraId="4B04977C" w14:textId="77777777">
                  <w:pPr>
                    <w:rPr>
                      <w:b/>
                    </w:rPr>
                  </w:pPr>
                  <w:r>
                    <w:rPr>
                      <w:b/>
                    </w:rPr>
                    <w:t>S2 – Player is already quarantined, add three days</w:t>
                  </w:r>
                </w:p>
                <w:p w:rsidR="00A50CDA" w:rsidP="00D67157" w:rsidRDefault="00A50CDA" w14:paraId="0A3451FB" w14:textId="77777777">
                  <w:pPr>
                    <w:rPr>
                      <w:bCs/>
                    </w:rPr>
                  </w:pPr>
                  <w:r>
                    <w:rPr>
                      <w:b/>
                      <w:u w:val="single"/>
                    </w:rPr>
                    <w:t>Given</w:t>
                  </w:r>
                  <w:r>
                    <w:rPr>
                      <w:bCs/>
                    </w:rPr>
                    <w:t xml:space="preserve"> an existing player</w:t>
                  </w:r>
                </w:p>
                <w:p w:rsidR="00A50CDA" w:rsidP="00A50CDA" w:rsidRDefault="00A50CDA" w14:paraId="1439CD2C" w14:textId="77777777">
                  <w:pPr>
                    <w:ind w:left="720"/>
                    <w:rPr>
                      <w:bCs/>
                    </w:rPr>
                  </w:pPr>
                  <w:r>
                    <w:rPr>
                      <w:b/>
                    </w:rPr>
                    <w:t>And</w:t>
                  </w:r>
                  <w:r>
                    <w:rPr>
                      <w:bCs/>
                    </w:rPr>
                    <w:t xml:space="preserve"> the player is already quarantined</w:t>
                  </w:r>
                </w:p>
                <w:p w:rsidR="00A50CDA" w:rsidP="00A50CDA" w:rsidRDefault="00A50CDA" w14:paraId="569FDCC8" w14:textId="77777777"/>
                <w:tbl>
                  <w:tblPr>
                    <w:tblStyle w:val="TableGrid"/>
                    <w:tblW w:w="0" w:type="auto"/>
                    <w:tblInd w:w="616" w:type="dxa"/>
                    <w:tblLook w:val="04A0" w:firstRow="1" w:lastRow="0" w:firstColumn="1" w:lastColumn="0" w:noHBand="0" w:noVBand="1"/>
                  </w:tblPr>
                  <w:tblGrid>
                    <w:gridCol w:w="3962"/>
                    <w:gridCol w:w="3834"/>
                  </w:tblGrid>
                  <w:tr w:rsidR="00A50CDA" w:rsidTr="00D67157" w14:paraId="3C2B6F81" w14:textId="77777777">
                    <w:tc>
                      <w:tcPr>
                        <w:tcW w:w="3962" w:type="dxa"/>
                      </w:tcPr>
                      <w:p w:rsidR="00A50CDA" w:rsidP="00A50CDA" w:rsidRDefault="00A50CDA" w14:paraId="4DE5CDA1" w14:textId="7AFDAFED">
                        <w:r>
                          <w:t>Currently quarantined until, including</w:t>
                        </w:r>
                      </w:p>
                    </w:tc>
                    <w:tc>
                      <w:tcPr>
                        <w:tcW w:w="3834" w:type="dxa"/>
                      </w:tcPr>
                      <w:p w:rsidR="00A50CDA" w:rsidP="00A50CDA" w:rsidRDefault="00A50CDA" w14:paraId="040E85B0" w14:textId="4284E233">
                        <w:r>
                          <w:t>Updated quarantine date</w:t>
                        </w:r>
                      </w:p>
                    </w:tc>
                  </w:tr>
                  <w:tr w:rsidR="00A50CDA" w:rsidTr="00D67157" w14:paraId="0CF55FAF" w14:textId="77777777">
                    <w:tc>
                      <w:tcPr>
                        <w:tcW w:w="3962" w:type="dxa"/>
                      </w:tcPr>
                      <w:p w:rsidR="00A50CDA" w:rsidP="00A50CDA" w:rsidRDefault="00A50CDA" w14:paraId="6961750A" w14:textId="77777777">
                        <w:r>
                          <w:t>20-01-2025</w:t>
                        </w:r>
                      </w:p>
                    </w:tc>
                    <w:tc>
                      <w:tcPr>
                        <w:tcW w:w="3834" w:type="dxa"/>
                      </w:tcPr>
                      <w:p w:rsidR="00A50CDA" w:rsidP="00A50CDA" w:rsidRDefault="00A50CDA" w14:paraId="5AD3DDEB" w14:textId="77777777">
                        <w:r>
                          <w:t>23-01-2025</w:t>
                        </w:r>
                      </w:p>
                    </w:tc>
                  </w:tr>
                  <w:tr w:rsidR="00A50CDA" w:rsidTr="00D67157" w14:paraId="18B70D76" w14:textId="77777777">
                    <w:tc>
                      <w:tcPr>
                        <w:tcW w:w="3962" w:type="dxa"/>
                      </w:tcPr>
                      <w:p w:rsidR="00A50CDA" w:rsidP="00A50CDA" w:rsidRDefault="00A50CDA" w14:paraId="3C6471D9" w14:textId="77777777">
                        <w:r>
                          <w:t>28-01-2025</w:t>
                        </w:r>
                      </w:p>
                    </w:tc>
                    <w:tc>
                      <w:tcPr>
                        <w:tcW w:w="3834" w:type="dxa"/>
                      </w:tcPr>
                      <w:p w:rsidR="00A50CDA" w:rsidP="00A50CDA" w:rsidRDefault="00A50CDA" w14:paraId="7470714A" w14:textId="77777777">
                        <w:r>
                          <w:t>31-01-2025</w:t>
                        </w:r>
                      </w:p>
                    </w:tc>
                  </w:tr>
                  <w:tr w:rsidR="00A50CDA" w:rsidTr="00D67157" w14:paraId="3653ECB0" w14:textId="77777777">
                    <w:tc>
                      <w:tcPr>
                        <w:tcW w:w="3962" w:type="dxa"/>
                      </w:tcPr>
                      <w:p w:rsidR="00A50CDA" w:rsidP="00A50CDA" w:rsidRDefault="00A50CDA" w14:paraId="418C18CC" w14:textId="77777777">
                        <w:r>
                          <w:t>30-01-2025</w:t>
                        </w:r>
                      </w:p>
                    </w:tc>
                    <w:tc>
                      <w:tcPr>
                        <w:tcW w:w="3834" w:type="dxa"/>
                      </w:tcPr>
                      <w:p w:rsidR="00A50CDA" w:rsidP="00A50CDA" w:rsidRDefault="00A50CDA" w14:paraId="36A0150A" w14:textId="77777777">
                        <w:r>
                          <w:t>02-02-2025</w:t>
                        </w:r>
                      </w:p>
                    </w:tc>
                  </w:tr>
                </w:tbl>
                <w:p w:rsidRPr="00156090" w:rsidR="00A50CDA" w:rsidP="00A50CDA" w:rsidRDefault="00A50CDA" w14:paraId="4CABDD6D" w14:textId="77777777"/>
                <w:p w:rsidR="00A50CDA" w:rsidP="00D67157" w:rsidRDefault="00A50CDA" w14:paraId="1C754A0E" w14:textId="77777777">
                  <w:pPr>
                    <w:rPr>
                      <w:bCs/>
                    </w:rPr>
                  </w:pPr>
                  <w:r>
                    <w:rPr>
                      <w:b/>
                      <w:u w:val="single"/>
                    </w:rPr>
                    <w:t>When</w:t>
                  </w:r>
                  <w:r>
                    <w:rPr>
                      <w:bCs/>
                    </w:rPr>
                    <w:t xml:space="preserve"> the manager selects to quarantine the player</w:t>
                  </w:r>
                </w:p>
                <w:p w:rsidR="00A50CDA" w:rsidP="00C01685" w:rsidRDefault="00A50CDA" w14:paraId="79F446F5" w14:textId="6B60B659">
                  <w:pPr>
                    <w:rPr>
                      <w:b/>
                    </w:rPr>
                  </w:pPr>
                  <w:r>
                    <w:rPr>
                      <w:b/>
                      <w:u w:val="single"/>
                    </w:rPr>
                    <w:t>Then</w:t>
                  </w:r>
                  <w:r>
                    <w:rPr>
                      <w:bCs/>
                    </w:rPr>
                    <w:t xml:space="preserve"> another 3 days is added to the quarantine period</w:t>
                  </w:r>
                </w:p>
              </w:tc>
            </w:tr>
            <w:tr w:rsidRPr="005268E5" w:rsidR="009C0C70" w:rsidTr="00063732" w14:paraId="77778E76" w14:textId="77777777">
              <w:trPr>
                <w:cantSplit/>
              </w:trPr>
              <w:tc>
                <w:tcPr>
                  <w:tcW w:w="9382" w:type="dxa"/>
                </w:tcPr>
                <w:p w:rsidR="009C0C70" w:rsidP="00D67157" w:rsidRDefault="009C0C70" w14:paraId="41FA431C" w14:textId="0C4E4F31">
                  <w:pPr>
                    <w:rPr>
                      <w:b/>
                    </w:rPr>
                  </w:pPr>
                  <w:r>
                    <w:rPr>
                      <w:b/>
                    </w:rPr>
                    <w:t xml:space="preserve">S3 – All bookings during the quarantine are cancelled </w:t>
                  </w:r>
                </w:p>
                <w:p w:rsidR="009C0C70" w:rsidP="00D67157" w:rsidRDefault="009C0C70" w14:paraId="38ED6017" w14:textId="77777777">
                  <w:r>
                    <w:rPr>
                      <w:b/>
                      <w:bCs/>
                      <w:u w:val="single"/>
                    </w:rPr>
                    <w:t>Given</w:t>
                  </w:r>
                  <w:r>
                    <w:t xml:space="preserve"> an existing player</w:t>
                  </w:r>
                </w:p>
                <w:p w:rsidR="009C0C70" w:rsidP="0094646E" w:rsidRDefault="009C0C70" w14:paraId="058C20CF" w14:textId="77777777">
                  <w:pPr>
                    <w:ind w:left="720"/>
                  </w:pPr>
                  <w:r>
                    <w:rPr>
                      <w:b/>
                      <w:bCs/>
                    </w:rPr>
                    <w:t xml:space="preserve">And </w:t>
                  </w:r>
                  <w:r>
                    <w:t>the player has one or more bookings across one or more schedules</w:t>
                  </w:r>
                </w:p>
                <w:p w:rsidR="009C0C70" w:rsidP="009C0C70" w:rsidRDefault="009C0C70" w14:paraId="6BD35F7E" w14:textId="77777777"/>
                <w:p w:rsidR="00421758" w:rsidP="00421758" w:rsidRDefault="00421758" w14:paraId="4A9E0EF1" w14:textId="6F827FEE">
                  <w:pPr>
                    <w:ind w:left="720"/>
                  </w:pPr>
                  <w:r>
                    <w:t>Quarantine date: 20-01-2025</w:t>
                  </w:r>
                </w:p>
                <w:p w:rsidR="00421758" w:rsidP="00421758" w:rsidRDefault="00421758" w14:paraId="56BF78C0" w14:textId="7CFAF3D6">
                  <w:pPr>
                    <w:ind w:left="720"/>
                  </w:pPr>
                  <w:r>
                    <w:t>Quarantine until</w:t>
                  </w:r>
                  <w:r w:rsidR="00DA3593">
                    <w:t>, and including</w:t>
                  </w:r>
                  <w:r>
                    <w:t>: 23-01-2025</w:t>
                  </w:r>
                </w:p>
                <w:tbl>
                  <w:tblPr>
                    <w:tblStyle w:val="TableGrid"/>
                    <w:tblW w:w="0" w:type="auto"/>
                    <w:tblInd w:w="616" w:type="dxa"/>
                    <w:tblLook w:val="04A0" w:firstRow="1" w:lastRow="0" w:firstColumn="1" w:lastColumn="0" w:noHBand="0" w:noVBand="1"/>
                  </w:tblPr>
                  <w:tblGrid>
                    <w:gridCol w:w="3962"/>
                    <w:gridCol w:w="3834"/>
                  </w:tblGrid>
                  <w:tr w:rsidR="009C0C70" w:rsidTr="00D67157" w14:paraId="622EC9EF" w14:textId="77777777">
                    <w:tc>
                      <w:tcPr>
                        <w:tcW w:w="3962" w:type="dxa"/>
                      </w:tcPr>
                      <w:p w:rsidR="009C0C70" w:rsidP="009C0C70" w:rsidRDefault="00421758" w14:paraId="13031499" w14:textId="20C596B6">
                        <w:r>
                          <w:t>Current bookings</w:t>
                        </w:r>
                      </w:p>
                    </w:tc>
                    <w:tc>
                      <w:tcPr>
                        <w:tcW w:w="3834" w:type="dxa"/>
                      </w:tcPr>
                      <w:p w:rsidR="009C0C70" w:rsidP="009C0C70" w:rsidRDefault="00421758" w14:paraId="7839F311" w14:textId="67CCF256">
                        <w:r>
                          <w:t>Intact bookings</w:t>
                        </w:r>
                      </w:p>
                    </w:tc>
                  </w:tr>
                  <w:tr w:rsidR="009C0C70" w:rsidTr="00D67157" w14:paraId="69E514D6" w14:textId="77777777">
                    <w:tc>
                      <w:tcPr>
                        <w:tcW w:w="3962" w:type="dxa"/>
                      </w:tcPr>
                      <w:p w:rsidR="009C0C70" w:rsidP="009C0C70" w:rsidRDefault="00057195" w14:paraId="3805D248" w14:textId="3CA4794A">
                        <w:r>
                          <w:t>20-01-2025, 13.00-15.00</w:t>
                        </w:r>
                      </w:p>
                    </w:tc>
                    <w:tc>
                      <w:tcPr>
                        <w:tcW w:w="3834" w:type="dxa"/>
                      </w:tcPr>
                      <w:p w:rsidR="009C0C70" w:rsidP="009C0C70" w:rsidRDefault="00057195" w14:paraId="5260E2AE" w14:textId="57BCAC96">
                        <w:r>
                          <w:t>None</w:t>
                        </w:r>
                      </w:p>
                    </w:tc>
                  </w:tr>
                  <w:tr w:rsidR="00057195" w:rsidTr="00D67157" w14:paraId="0310AC56" w14:textId="77777777">
                    <w:tc>
                      <w:tcPr>
                        <w:tcW w:w="3962" w:type="dxa"/>
                      </w:tcPr>
                      <w:p w:rsidR="00057195" w:rsidP="009C0C70" w:rsidRDefault="00057195" w14:paraId="113EB45C" w14:textId="374ED137">
                        <w:r>
                          <w:t>23-01-2025, 13.00-15.00</w:t>
                        </w:r>
                      </w:p>
                    </w:tc>
                    <w:tc>
                      <w:tcPr>
                        <w:tcW w:w="3834" w:type="dxa"/>
                      </w:tcPr>
                      <w:p w:rsidR="00057195" w:rsidP="009C0C70" w:rsidRDefault="00057195" w14:paraId="2D99DF1A" w14:textId="24F35F67">
                        <w:r>
                          <w:t>None</w:t>
                        </w:r>
                      </w:p>
                    </w:tc>
                  </w:tr>
                  <w:tr w:rsidR="009C0C70" w:rsidTr="00D67157" w14:paraId="1FB92C2A" w14:textId="77777777">
                    <w:tc>
                      <w:tcPr>
                        <w:tcW w:w="3962" w:type="dxa"/>
                      </w:tcPr>
                      <w:p w:rsidR="009C0C70" w:rsidP="009C0C70" w:rsidRDefault="00057195" w14:paraId="145D379A" w14:textId="1D63FE57">
                        <w:r>
                          <w:t>24-01-2025, 13.00-15.00</w:t>
                        </w:r>
                      </w:p>
                    </w:tc>
                    <w:tc>
                      <w:tcPr>
                        <w:tcW w:w="3834" w:type="dxa"/>
                      </w:tcPr>
                      <w:p w:rsidR="009C0C70" w:rsidP="009C0C70" w:rsidRDefault="00057195" w14:paraId="572ACAF6" w14:textId="3C03AA27">
                        <w:r>
                          <w:t>24-01-2025, 13.00-15.00</w:t>
                        </w:r>
                      </w:p>
                    </w:tc>
                  </w:tr>
                  <w:tr w:rsidR="009C0C70" w:rsidTr="00D67157" w14:paraId="159664F0" w14:textId="77777777">
                    <w:tc>
                      <w:tcPr>
                        <w:tcW w:w="3962" w:type="dxa"/>
                      </w:tcPr>
                      <w:p w:rsidR="009C0C70" w:rsidP="009C0C70" w:rsidRDefault="00057195" w14:paraId="5080EF18" w14:textId="77777777">
                        <w:r>
                          <w:t>20-01-2025, 13.00-15.00</w:t>
                        </w:r>
                      </w:p>
                      <w:p w:rsidR="00057195" w:rsidP="009C0C70" w:rsidRDefault="00057195" w14:paraId="1DE01735" w14:textId="75D0EF4C">
                        <w:r>
                          <w:t>24-01-2025, 13.00-15.00</w:t>
                        </w:r>
                      </w:p>
                    </w:tc>
                    <w:tc>
                      <w:tcPr>
                        <w:tcW w:w="3834" w:type="dxa"/>
                      </w:tcPr>
                      <w:p w:rsidR="00DA3593" w:rsidP="009C0C70" w:rsidRDefault="00DA3593" w14:paraId="76FCAA0F" w14:textId="4B1D1D52">
                        <w:r>
                          <w:t>No</w:t>
                        </w:r>
                      </w:p>
                      <w:p w:rsidR="009C0C70" w:rsidP="009C0C70" w:rsidRDefault="00057195" w14:paraId="38E71ED3" w14:textId="04CAE696">
                        <w:r>
                          <w:t>24-01-2025, 13.00-15.00</w:t>
                        </w:r>
                      </w:p>
                    </w:tc>
                  </w:tr>
                  <w:tr w:rsidR="00DA3593" w:rsidTr="00D67157" w14:paraId="45C9B2E7" w14:textId="77777777">
                    <w:tc>
                      <w:tcPr>
                        <w:tcW w:w="3962" w:type="dxa"/>
                      </w:tcPr>
                      <w:p w:rsidR="00DA3593" w:rsidP="00DA3593" w:rsidRDefault="00DA3593" w14:paraId="050A4A4B" w14:textId="77777777">
                        <w:r>
                          <w:t>20-01-2025, 13.00-15.00</w:t>
                        </w:r>
                      </w:p>
                      <w:p w:rsidR="00DA3593" w:rsidP="00DA3593" w:rsidRDefault="00DA3593" w14:paraId="0727B1F9" w14:textId="18E359ED">
                        <w:r>
                          <w:t>23-01-2025, 13.00-15.00</w:t>
                        </w:r>
                      </w:p>
                      <w:p w:rsidR="00DA3593" w:rsidP="00DA3593" w:rsidRDefault="00DA3593" w14:paraId="1522A6DB" w14:textId="76D0C7EE">
                        <w:r>
                          <w:t>24-01-2025, 13.00-15.00</w:t>
                        </w:r>
                      </w:p>
                    </w:tc>
                    <w:tc>
                      <w:tcPr>
                        <w:tcW w:w="3834" w:type="dxa"/>
                      </w:tcPr>
                      <w:p w:rsidR="00DA3593" w:rsidP="009C0C70" w:rsidRDefault="00DA3593" w14:paraId="75D984E1" w14:textId="4AF10052">
                        <w:r>
                          <w:t>No</w:t>
                        </w:r>
                      </w:p>
                      <w:p w:rsidR="00DA3593" w:rsidP="00DA3593" w:rsidRDefault="00DA3593" w14:paraId="34CB910B" w14:textId="7588E870">
                        <w:r>
                          <w:t>No</w:t>
                        </w:r>
                      </w:p>
                      <w:p w:rsidRPr="00DA3593" w:rsidR="00DA3593" w:rsidP="00DA3593" w:rsidRDefault="00DA3593" w14:paraId="6D67E504" w14:textId="00881CA8">
                        <w:pPr>
                          <w:rPr>
                            <w:b/>
                            <w:bCs/>
                          </w:rPr>
                        </w:pPr>
                        <w:r>
                          <w:t>24-01-2025, 13.00-15.00</w:t>
                        </w:r>
                      </w:p>
                    </w:tc>
                  </w:tr>
                </w:tbl>
                <w:p w:rsidR="009C0C70" w:rsidP="009C0C70" w:rsidRDefault="009C0C70" w14:paraId="445789D5" w14:textId="77777777"/>
                <w:p w:rsidR="009C0C70" w:rsidP="00D67157" w:rsidRDefault="009C0C70" w14:paraId="6D4F814D" w14:textId="77777777">
                  <w:r>
                    <w:rPr>
                      <w:b/>
                      <w:bCs/>
                      <w:u w:val="single"/>
                    </w:rPr>
                    <w:t>When</w:t>
                  </w:r>
                  <w:r>
                    <w:t xml:space="preserve"> the manager selects to quarantine the player</w:t>
                  </w:r>
                </w:p>
                <w:p w:rsidR="009C0C70" w:rsidP="00D67157" w:rsidRDefault="009C0C70" w14:paraId="1E204768" w14:textId="77777777">
                  <w:r>
                    <w:rPr>
                      <w:b/>
                      <w:bCs/>
                      <w:u w:val="single"/>
                    </w:rPr>
                    <w:t>Then</w:t>
                  </w:r>
                  <w:r>
                    <w:t xml:space="preserve"> the player is quarantined</w:t>
                  </w:r>
                </w:p>
                <w:p w:rsidR="009C0C70" w:rsidP="0094646E" w:rsidRDefault="009C0C70" w14:paraId="576031ED" w14:textId="77777777">
                  <w:pPr>
                    <w:ind w:left="720"/>
                  </w:pPr>
                  <w:r>
                    <w:rPr>
                      <w:b/>
                      <w:bCs/>
                    </w:rPr>
                    <w:t>And</w:t>
                  </w:r>
                  <w:r>
                    <w:t xml:space="preserve"> all bookings by this player during the quarantine period are cancelled</w:t>
                  </w:r>
                </w:p>
                <w:p w:rsidR="009C0C70" w:rsidP="00BE3CCD" w:rsidRDefault="009C0C70" w14:paraId="3D6C1BE9" w14:textId="738424E1">
                  <w:pPr>
                    <w:ind w:left="720"/>
                    <w:rPr>
                      <w:b/>
                    </w:rPr>
                  </w:pPr>
                  <w:r>
                    <w:rPr>
                      <w:b/>
                      <w:bCs/>
                    </w:rPr>
                    <w:t>And</w:t>
                  </w:r>
                  <w:r>
                    <w:t xml:space="preserve"> all bookings </w:t>
                  </w:r>
                  <w:r>
                    <w:rPr>
                      <w:i/>
                      <w:iCs/>
                    </w:rPr>
                    <w:t>after</w:t>
                  </w:r>
                  <w:r>
                    <w:t xml:space="preserve"> the quarantine end date are still intact</w:t>
                  </w:r>
                </w:p>
              </w:tc>
            </w:tr>
            <w:tr w:rsidRPr="005268E5" w:rsidR="00386C57" w:rsidTr="00063732" w14:paraId="4411B0C5" w14:textId="77777777">
              <w:trPr>
                <w:cantSplit/>
              </w:trPr>
              <w:tc>
                <w:tcPr>
                  <w:tcW w:w="9382" w:type="dxa"/>
                </w:tcPr>
                <w:p w:rsidR="00386C57" w:rsidP="00D67157" w:rsidRDefault="00386C57" w14:paraId="6AB44EC0" w14:textId="77777777">
                  <w:pPr>
                    <w:rPr>
                      <w:b/>
                    </w:rPr>
                  </w:pPr>
                  <w:r>
                    <w:rPr>
                      <w:b/>
                    </w:rPr>
                    <w:t xml:space="preserve">S4 – </w:t>
                  </w:r>
                  <w:r w:rsidR="00A669AE">
                    <w:rPr>
                      <w:b/>
                    </w:rPr>
                    <w:t>Queued players are notified</w:t>
                  </w:r>
                </w:p>
                <w:p w:rsidR="00A669AE" w:rsidP="00D67157" w:rsidRDefault="00A669AE" w14:paraId="7677C3E1" w14:textId="77777777">
                  <w:pPr>
                    <w:rPr>
                      <w:bCs/>
                    </w:rPr>
                  </w:pPr>
                  <w:r>
                    <w:rPr>
                      <w:b/>
                      <w:u w:val="single"/>
                    </w:rPr>
                    <w:t>Given</w:t>
                  </w:r>
                  <w:r>
                    <w:rPr>
                      <w:bCs/>
                    </w:rPr>
                    <w:t xml:space="preserve"> an existing player</w:t>
                  </w:r>
                </w:p>
                <w:p w:rsidR="00A669AE" w:rsidP="00BE3CCD" w:rsidRDefault="00A669AE" w14:paraId="1749C915" w14:textId="77777777">
                  <w:pPr>
                    <w:ind w:left="720"/>
                    <w:rPr>
                      <w:bCs/>
                    </w:rPr>
                  </w:pPr>
                  <w:r>
                    <w:rPr>
                      <w:b/>
                    </w:rPr>
                    <w:t>And</w:t>
                  </w:r>
                  <w:r>
                    <w:rPr>
                      <w:bCs/>
                    </w:rPr>
                    <w:t xml:space="preserve"> the player has one or more bookings</w:t>
                  </w:r>
                </w:p>
                <w:p w:rsidRPr="00EB1793" w:rsidR="00EB1793" w:rsidP="00BE3CCD" w:rsidRDefault="00EB1793" w14:paraId="4EB13948" w14:textId="39947FEF">
                  <w:pPr>
                    <w:ind w:left="720"/>
                    <w:rPr>
                      <w:bCs/>
                    </w:rPr>
                  </w:pPr>
                  <w:r>
                    <w:rPr>
                      <w:b/>
                    </w:rPr>
                    <w:t>And</w:t>
                  </w:r>
                  <w:r>
                    <w:rPr>
                      <w:bCs/>
                    </w:rPr>
                    <w:t xml:space="preserve"> the bookings overlap a quarantine period</w:t>
                  </w:r>
                </w:p>
                <w:p w:rsidR="00EB1793" w:rsidP="00D67157" w:rsidRDefault="00EB1793" w14:paraId="3F3FFD70" w14:textId="77777777">
                  <w:pPr>
                    <w:rPr>
                      <w:bCs/>
                    </w:rPr>
                  </w:pPr>
                  <w:r>
                    <w:rPr>
                      <w:b/>
                      <w:u w:val="single"/>
                    </w:rPr>
                    <w:t>When</w:t>
                  </w:r>
                  <w:r>
                    <w:rPr>
                      <w:bCs/>
                    </w:rPr>
                    <w:t xml:space="preserve"> the manager selects to quarantine the player</w:t>
                  </w:r>
                </w:p>
                <w:p w:rsidR="00EB1793" w:rsidP="00D67157" w:rsidRDefault="00EB1793" w14:paraId="41BF9417" w14:textId="77777777">
                  <w:pPr>
                    <w:rPr>
                      <w:bCs/>
                    </w:rPr>
                  </w:pPr>
                  <w:r>
                    <w:rPr>
                      <w:b/>
                      <w:u w:val="single"/>
                    </w:rPr>
                    <w:t>Then</w:t>
                  </w:r>
                  <w:r>
                    <w:rPr>
                      <w:bCs/>
                    </w:rPr>
                    <w:t xml:space="preserve"> the player is quarantined</w:t>
                  </w:r>
                </w:p>
                <w:p w:rsidRPr="00EB1793" w:rsidR="00EB1793" w:rsidP="00BE3CCD" w:rsidRDefault="00EB1793" w14:paraId="0E2F3505" w14:textId="715A94DF">
                  <w:pPr>
                    <w:ind w:left="720"/>
                    <w:rPr>
                      <w:bCs/>
                    </w:rPr>
                  </w:pPr>
                  <w:r>
                    <w:rPr>
                      <w:b/>
                    </w:rPr>
                    <w:t>And</w:t>
                  </w:r>
                  <w:r>
                    <w:rPr>
                      <w:bCs/>
                    </w:rPr>
                    <w:t xml:space="preserve"> players in a queue for </w:t>
                  </w:r>
                  <w:r w:rsidR="00BE3CCD">
                    <w:rPr>
                      <w:bCs/>
                    </w:rPr>
                    <w:t>a booking are notified</w:t>
                  </w:r>
                </w:p>
              </w:tc>
            </w:tr>
          </w:tbl>
          <w:p w:rsidRPr="005268E5" w:rsidR="008F3419" w:rsidP="00D67157" w:rsidRDefault="008F3419" w14:paraId="1463B165" w14:textId="77777777"/>
          <w:p w:rsidRPr="005268E5" w:rsidR="008F3419" w:rsidP="00D67157" w:rsidRDefault="008F3419" w14:paraId="4F993693" w14:textId="77777777">
            <w:pPr>
              <w:pStyle w:val="Heading3"/>
              <w:jc w:val="center"/>
            </w:pPr>
            <w:r w:rsidRPr="005268E5">
              <w:t>Failure scenarios</w:t>
            </w:r>
          </w:p>
          <w:tbl>
            <w:tblPr>
              <w:tblStyle w:val="TableGrid"/>
              <w:tblW w:w="0" w:type="auto"/>
              <w:tblLook w:val="04A0" w:firstRow="1" w:lastRow="0" w:firstColumn="1" w:lastColumn="0" w:noHBand="0" w:noVBand="1"/>
            </w:tblPr>
            <w:tblGrid>
              <w:gridCol w:w="4691"/>
              <w:gridCol w:w="4691"/>
            </w:tblGrid>
            <w:tr w:rsidRPr="005268E5" w:rsidR="008F3419" w:rsidTr="00D67157" w14:paraId="7BD65DE2" w14:textId="77777777">
              <w:trPr>
                <w:cantSplit/>
              </w:trPr>
              <w:tc>
                <w:tcPr>
                  <w:tcW w:w="4691" w:type="dxa"/>
                </w:tcPr>
                <w:p w:rsidR="008F3419" w:rsidP="00D67157" w:rsidRDefault="008F3419" w14:paraId="43CF78CC" w14:textId="71E615F9">
                  <w:pPr>
                    <w:rPr>
                      <w:b/>
                    </w:rPr>
                  </w:pPr>
                  <w:r>
                    <w:rPr>
                      <w:b/>
                    </w:rPr>
                    <w:t xml:space="preserve">F1 – </w:t>
                  </w:r>
                  <w:r w:rsidR="00DD7C7B">
                    <w:rPr>
                      <w:b/>
                    </w:rPr>
                    <w:t>Player not found</w:t>
                  </w:r>
                </w:p>
                <w:p w:rsidRPr="000448D5" w:rsidR="008F3419" w:rsidP="00DD7C7B" w:rsidRDefault="000448D5" w14:paraId="363C11FF" w14:textId="68761065">
                  <w:pPr>
                    <w:rPr>
                      <w:bCs/>
                      <w:iCs/>
                    </w:rPr>
                  </w:pPr>
                  <w:r>
                    <w:rPr>
                      <w:bCs/>
                      <w:iCs/>
                    </w:rPr>
                    <w:t>I don’t have to spell this out again</w:t>
                  </w:r>
                </w:p>
              </w:tc>
              <w:tc>
                <w:tcPr>
                  <w:tcW w:w="4691" w:type="dxa"/>
                </w:tcPr>
                <w:p w:rsidR="008F3419" w:rsidP="00D67157" w:rsidRDefault="00CF0E37" w14:paraId="3BFC7AA5" w14:textId="77777777">
                  <w:pPr>
                    <w:rPr>
                      <w:b/>
                      <w:bCs/>
                    </w:rPr>
                  </w:pPr>
                  <w:r>
                    <w:rPr>
                      <w:b/>
                      <w:bCs/>
                    </w:rPr>
                    <w:t xml:space="preserve">F2 – Player is </w:t>
                  </w:r>
                  <w:r w:rsidR="00204E8B">
                    <w:rPr>
                      <w:b/>
                      <w:bCs/>
                    </w:rPr>
                    <w:t xml:space="preserve">already </w:t>
                  </w:r>
                  <w:r w:rsidR="00CB05F6">
                    <w:rPr>
                      <w:b/>
                      <w:bCs/>
                    </w:rPr>
                    <w:t>blacklisted</w:t>
                  </w:r>
                </w:p>
                <w:p w:rsidR="000448D5" w:rsidP="00D67157" w:rsidRDefault="000448D5" w14:paraId="6C589064" w14:textId="77777777">
                  <w:r>
                    <w:rPr>
                      <w:b/>
                      <w:bCs/>
                      <w:u w:val="single"/>
                    </w:rPr>
                    <w:t>Given</w:t>
                  </w:r>
                  <w:r w:rsidR="001C329D">
                    <w:t xml:space="preserve"> an existing player</w:t>
                  </w:r>
                </w:p>
                <w:p w:rsidR="001C329D" w:rsidP="001C329D" w:rsidRDefault="001C329D" w14:paraId="72784D6E" w14:textId="77777777">
                  <w:pPr>
                    <w:ind w:left="720"/>
                  </w:pPr>
                  <w:r>
                    <w:rPr>
                      <w:b/>
                      <w:bCs/>
                    </w:rPr>
                    <w:t>And</w:t>
                  </w:r>
                  <w:r>
                    <w:t xml:space="preserve"> the player is blacklisted (see UC10)</w:t>
                  </w:r>
                </w:p>
                <w:p w:rsidR="001C329D" w:rsidP="00D67157" w:rsidRDefault="001C329D" w14:paraId="0150B602" w14:textId="77777777">
                  <w:r>
                    <w:rPr>
                      <w:b/>
                      <w:bCs/>
                      <w:u w:val="single"/>
                    </w:rPr>
                    <w:t>When</w:t>
                  </w:r>
                  <w:r>
                    <w:t xml:space="preserve"> the manager selects to quarantine a player</w:t>
                  </w:r>
                </w:p>
                <w:p w:rsidRPr="001C329D" w:rsidR="001C329D" w:rsidP="00D67157" w:rsidRDefault="001C329D" w14:paraId="022C62C9" w14:textId="5D6FD104">
                  <w:r>
                    <w:rPr>
                      <w:b/>
                      <w:bCs/>
                      <w:u w:val="single"/>
                    </w:rPr>
                    <w:t>Then</w:t>
                  </w:r>
                  <w:r>
                    <w:t xml:space="preserve"> the request is rejected, with a message explaining the selected player is already blacklisted</w:t>
                  </w:r>
                </w:p>
              </w:tc>
            </w:tr>
          </w:tbl>
          <w:p w:rsidRPr="005268E5" w:rsidR="008F3419" w:rsidP="00D67157" w:rsidRDefault="008F3419" w14:paraId="15803A5B" w14:textId="77777777"/>
        </w:tc>
      </w:tr>
    </w:tbl>
    <w:p w:rsidR="00CF0E37" w:rsidRDefault="00CF0E37" w14:paraId="4D5DCDE3" w14:textId="73922D2B">
      <w:pPr>
        <w:rPr>
          <w:rFonts w:asciiTheme="majorHAnsi" w:hAnsiTheme="majorHAnsi" w:eastAsiaTheme="majorEastAsia" w:cstheme="majorBidi"/>
          <w:color w:val="2F5496" w:themeColor="accent1" w:themeShade="BF"/>
          <w:sz w:val="26"/>
          <w:szCs w:val="26"/>
        </w:rPr>
      </w:pPr>
    </w:p>
    <w:p w:rsidR="00CF0E37" w:rsidRDefault="00CF0E37" w14:paraId="49DBB8EA" w14:textId="77777777">
      <w:pPr>
        <w:rPr>
          <w:rFonts w:asciiTheme="majorHAnsi" w:hAnsiTheme="majorHAnsi" w:eastAsiaTheme="majorEastAsia" w:cstheme="majorBidi"/>
          <w:color w:val="2F5496" w:themeColor="accent1" w:themeShade="BF"/>
          <w:sz w:val="26"/>
          <w:szCs w:val="26"/>
        </w:rPr>
      </w:pPr>
      <w:r>
        <w:rPr>
          <w:rFonts w:asciiTheme="majorHAnsi" w:hAnsiTheme="majorHAnsi" w:eastAsiaTheme="majorEastAsia" w:cstheme="majorBidi"/>
          <w:color w:val="2F5496" w:themeColor="accent1" w:themeShade="BF"/>
          <w:sz w:val="26"/>
          <w:szCs w:val="26"/>
        </w:rPr>
        <w:br w:type="page"/>
      </w:r>
    </w:p>
    <w:p w:rsidR="00CF0E37" w:rsidP="00CF0E37" w:rsidRDefault="00CF0E37" w14:paraId="0D51D13D" w14:textId="50C89F2B">
      <w:pPr>
        <w:pStyle w:val="Heading2"/>
        <w:jc w:val="both"/>
      </w:pPr>
      <w:r>
        <w:t xml:space="preserve">ID: 10 – </w:t>
      </w:r>
      <w:r w:rsidR="009A695D">
        <w:t>The manager blacklists a player</w:t>
      </w:r>
    </w:p>
    <w:tbl>
      <w:tblPr>
        <w:tblStyle w:val="TableGrid"/>
        <w:tblW w:w="0" w:type="auto"/>
        <w:tblLook w:val="04A0" w:firstRow="1" w:lastRow="0" w:firstColumn="1" w:lastColumn="0" w:noHBand="0" w:noVBand="1"/>
      </w:tblPr>
      <w:tblGrid>
        <w:gridCol w:w="9608"/>
      </w:tblGrid>
      <w:tr w:rsidRPr="005268E5" w:rsidR="00CF0E37" w:rsidTr="00D67157" w14:paraId="2190E2EA" w14:textId="77777777">
        <w:tc>
          <w:tcPr>
            <w:tcW w:w="9608" w:type="dxa"/>
            <w:tcBorders>
              <w:top w:val="double" w:color="000000" w:themeColor="text1" w:sz="4" w:space="0"/>
              <w:left w:val="double" w:color="000000" w:themeColor="text1" w:sz="4" w:space="0"/>
              <w:bottom w:val="double" w:color="000000" w:themeColor="text1" w:sz="4" w:space="0"/>
              <w:right w:val="double" w:color="000000" w:themeColor="text1" w:sz="4" w:space="0"/>
            </w:tcBorders>
          </w:tcPr>
          <w:p w:rsidRPr="005268E5" w:rsidR="00CF0E37" w:rsidP="00D67157" w:rsidRDefault="00CF0E37" w14:paraId="16D4B7AD" w14:textId="74917F74">
            <w:r w:rsidRPr="005268E5">
              <w:rPr>
                <w:b/>
              </w:rPr>
              <w:t xml:space="preserve">In order to </w:t>
            </w:r>
            <w:r>
              <w:t>punish</w:t>
            </w:r>
            <w:r w:rsidR="00BA7E27">
              <w:t xml:space="preserve"> a</w:t>
            </w:r>
            <w:r>
              <w:t xml:space="preserve"> player</w:t>
            </w:r>
            <w:r w:rsidR="00BA7E27">
              <w:t xml:space="preserve"> </w:t>
            </w:r>
            <w:r>
              <w:t xml:space="preserve">who </w:t>
            </w:r>
            <w:r w:rsidR="009A695D">
              <w:t>continuously violate our rules</w:t>
            </w:r>
          </w:p>
          <w:p w:rsidRPr="005268E5" w:rsidR="00CF0E37" w:rsidP="00D67157" w:rsidRDefault="00CF0E37" w14:paraId="79972942" w14:textId="77777777">
            <w:r w:rsidRPr="005268E5">
              <w:rPr>
                <w:b/>
              </w:rPr>
              <w:t>As a</w:t>
            </w:r>
            <w:r>
              <w:rPr>
                <w:b/>
              </w:rPr>
              <w:t xml:space="preserve"> </w:t>
            </w:r>
            <w:r>
              <w:t>manager</w:t>
            </w:r>
          </w:p>
          <w:p w:rsidR="00CF0E37" w:rsidP="00D67157" w:rsidRDefault="00CF0E37" w14:paraId="3716B8C5" w14:textId="3E1B64F9">
            <w:r w:rsidRPr="005268E5">
              <w:rPr>
                <w:b/>
              </w:rPr>
              <w:t xml:space="preserve">I want to </w:t>
            </w:r>
            <w:r w:rsidR="009A695D">
              <w:t>blacklist</w:t>
            </w:r>
            <w:r>
              <w:t xml:space="preserve"> a player, so they cannot book courts </w:t>
            </w:r>
            <w:r w:rsidR="00991D64">
              <w:t>until un</w:t>
            </w:r>
            <w:r w:rsidR="00371268">
              <w:t>-</w:t>
            </w:r>
            <w:r w:rsidR="00991D64">
              <w:t>blacklisted</w:t>
            </w:r>
            <w:r>
              <w:t xml:space="preserve"> </w:t>
            </w:r>
          </w:p>
          <w:p w:rsidR="00CF0E37" w:rsidP="00D67157" w:rsidRDefault="00CF0E37" w14:paraId="7DBB37B4" w14:textId="77777777"/>
          <w:p w:rsidR="00727A7D" w:rsidP="00727A7D" w:rsidRDefault="00727A7D" w14:paraId="529FC947" w14:textId="7C33BE74">
            <w:r>
              <w:t>Comment: S3 is potentially somewhat complicated, regarding how to retrieve the correct data. You will need to get the daily schedules, where the player has a booking. Are you just fetching all future schedules? Or does the player entity know which courts they have booked? Modelling this efficiently requires some deliberate thought.</w:t>
            </w:r>
          </w:p>
          <w:p w:rsidRPr="00727A7D" w:rsidR="00727A7D" w:rsidP="00D67157" w:rsidRDefault="00727A7D" w14:paraId="44E81C2B" w14:textId="56F97EE2">
            <w:pPr>
              <w:rPr>
                <w:b/>
                <w:bCs/>
              </w:rPr>
            </w:pPr>
          </w:p>
          <w:p w:rsidR="00CF0E37" w:rsidP="00D67157" w:rsidRDefault="00BA7E27" w14:paraId="1254E1F0" w14:textId="0439EAEA">
            <w:r>
              <w:t>Note:</w:t>
            </w:r>
          </w:p>
          <w:p w:rsidR="00BA7E27" w:rsidP="00BA7E27" w:rsidRDefault="00BA7E27" w14:paraId="3B8757D3" w14:textId="32A08B0B">
            <w:pPr>
              <w:pStyle w:val="ListParagraph"/>
              <w:numPr>
                <w:ilvl w:val="0"/>
                <w:numId w:val="4"/>
              </w:numPr>
            </w:pPr>
            <w:r>
              <w:t xml:space="preserve">Again, </w:t>
            </w:r>
            <w:r w:rsidR="00ED581B">
              <w:t>what you might consider a single success scenario is split into three. This is so you can do the basic first, and expand with extra functionality</w:t>
            </w:r>
            <w:r w:rsidR="004B51B7">
              <w:t>. And to hopefully better separate the unit tests.</w:t>
            </w:r>
          </w:p>
          <w:p w:rsidRPr="005268E5" w:rsidR="00CF0E37" w:rsidP="00D67157" w:rsidRDefault="00CF0E37" w14:paraId="5D6C7D3E" w14:textId="77777777">
            <w:pPr>
              <w:pStyle w:val="Heading3"/>
              <w:jc w:val="center"/>
            </w:pPr>
            <w:r w:rsidRPr="005268E5">
              <w:t>Success scenarios</w:t>
            </w:r>
          </w:p>
          <w:tbl>
            <w:tblPr>
              <w:tblStyle w:val="TableGrid"/>
              <w:tblW w:w="0" w:type="auto"/>
              <w:tblLook w:val="04A0" w:firstRow="1" w:lastRow="0" w:firstColumn="1" w:lastColumn="0" w:noHBand="0" w:noVBand="1"/>
            </w:tblPr>
            <w:tblGrid>
              <w:gridCol w:w="4904"/>
              <w:gridCol w:w="4478"/>
            </w:tblGrid>
            <w:tr w:rsidRPr="005268E5" w:rsidR="00CF0E37" w:rsidTr="00D67157" w14:paraId="66BB1818" w14:textId="77777777">
              <w:tc>
                <w:tcPr>
                  <w:tcW w:w="4904" w:type="dxa"/>
                </w:tcPr>
                <w:p w:rsidR="00CF0E37" w:rsidP="00D67157" w:rsidRDefault="00CF0E37" w14:paraId="260D9130" w14:textId="77777777">
                  <w:pPr>
                    <w:rPr>
                      <w:b/>
                    </w:rPr>
                  </w:pPr>
                  <w:r>
                    <w:rPr>
                      <w:b/>
                    </w:rPr>
                    <w:t>S1</w:t>
                  </w:r>
                </w:p>
                <w:p w:rsidR="00CF0E37" w:rsidP="00D67157" w:rsidRDefault="00CF0E37" w14:paraId="718793DC" w14:textId="77777777">
                  <w:r w:rsidRPr="00FD7744">
                    <w:rPr>
                      <w:b/>
                      <w:u w:val="single"/>
                    </w:rPr>
                    <w:t>Given</w:t>
                  </w:r>
                  <w:r w:rsidRPr="005268E5">
                    <w:rPr>
                      <w:b/>
                    </w:rPr>
                    <w:t xml:space="preserve"> </w:t>
                  </w:r>
                  <w:r w:rsidRPr="005F6174">
                    <w:t>an exi</w:t>
                  </w:r>
                  <w:r>
                    <w:t>sting Player</w:t>
                  </w:r>
                </w:p>
                <w:p w:rsidR="00CF0E37" w:rsidP="00D67157" w:rsidRDefault="00CF0E37" w14:paraId="79404C50" w14:textId="0DD076A8">
                  <w:r w:rsidRPr="00FD7744">
                    <w:rPr>
                      <w:b/>
                      <w:u w:val="single"/>
                    </w:rPr>
                    <w:t>When</w:t>
                  </w:r>
                  <w:r w:rsidRPr="005268E5">
                    <w:rPr>
                      <w:b/>
                    </w:rPr>
                    <w:t xml:space="preserve"> </w:t>
                  </w:r>
                  <w:r>
                    <w:t>manager</w:t>
                  </w:r>
                  <w:r w:rsidRPr="00CE6018">
                    <w:t xml:space="preserve"> selects </w:t>
                  </w:r>
                  <w:r>
                    <w:t xml:space="preserve">to </w:t>
                  </w:r>
                  <w:r w:rsidR="00991D64">
                    <w:t>blacklist</w:t>
                  </w:r>
                  <w:r>
                    <w:t xml:space="preserve"> the player</w:t>
                  </w:r>
                </w:p>
                <w:p w:rsidRPr="00091528" w:rsidR="00CF0E37" w:rsidP="00D67157" w:rsidRDefault="00CF0E37" w14:paraId="32BCA0C2" w14:textId="19189618">
                  <w:r>
                    <w:rPr>
                      <w:b/>
                      <w:bCs/>
                      <w:u w:val="single"/>
                    </w:rPr>
                    <w:t>Then</w:t>
                  </w:r>
                  <w:r>
                    <w:t xml:space="preserve"> the </w:t>
                  </w:r>
                  <w:r w:rsidR="00991D64">
                    <w:t xml:space="preserve">player is </w:t>
                  </w:r>
                  <w:r w:rsidR="00415B3F">
                    <w:t xml:space="preserve">marked as </w:t>
                  </w:r>
                  <w:r w:rsidR="00991D64">
                    <w:t>blacklisted</w:t>
                  </w:r>
                </w:p>
                <w:p w:rsidRPr="005268E5" w:rsidR="00CF0E37" w:rsidP="00D67157" w:rsidRDefault="00CF0E37" w14:paraId="09700A85" w14:textId="77777777">
                  <w:pPr>
                    <w:rPr>
                      <w:b/>
                    </w:rPr>
                  </w:pPr>
                </w:p>
              </w:tc>
              <w:tc>
                <w:tcPr>
                  <w:tcW w:w="4478" w:type="dxa"/>
                </w:tcPr>
                <w:p w:rsidR="00CF0E37" w:rsidP="00D67157" w:rsidRDefault="0039583E" w14:paraId="37D5B756" w14:textId="77777777">
                  <w:pPr>
                    <w:rPr>
                      <w:b/>
                    </w:rPr>
                  </w:pPr>
                  <w:r>
                    <w:rPr>
                      <w:b/>
                    </w:rPr>
                    <w:t>S2 – Player</w:t>
                  </w:r>
                  <w:r w:rsidR="00F10C8C">
                    <w:rPr>
                      <w:b/>
                    </w:rPr>
                    <w:t>’s</w:t>
                  </w:r>
                  <w:r>
                    <w:rPr>
                      <w:b/>
                    </w:rPr>
                    <w:t xml:space="preserve"> quarantine</w:t>
                  </w:r>
                  <w:r w:rsidR="003069FD">
                    <w:rPr>
                      <w:b/>
                    </w:rPr>
                    <w:t xml:space="preserve"> is removed</w:t>
                  </w:r>
                </w:p>
                <w:p w:rsidR="00F10C8C" w:rsidP="00F10C8C" w:rsidRDefault="00F10C8C" w14:paraId="1CE72F51" w14:textId="77777777">
                  <w:r w:rsidRPr="00FD7744">
                    <w:rPr>
                      <w:b/>
                      <w:u w:val="single"/>
                    </w:rPr>
                    <w:t>Given</w:t>
                  </w:r>
                  <w:r w:rsidRPr="005268E5">
                    <w:rPr>
                      <w:b/>
                    </w:rPr>
                    <w:t xml:space="preserve"> </w:t>
                  </w:r>
                  <w:r w:rsidRPr="005F6174">
                    <w:t>an exi</w:t>
                  </w:r>
                  <w:r>
                    <w:t>sting Player</w:t>
                  </w:r>
                </w:p>
                <w:p w:rsidRPr="00F10C8C" w:rsidR="00F10C8C" w:rsidP="002A0CCB" w:rsidRDefault="00F10C8C" w14:paraId="48B27EA7" w14:textId="57BC10C9">
                  <w:pPr>
                    <w:ind w:left="720"/>
                  </w:pPr>
                  <w:r>
                    <w:rPr>
                      <w:b/>
                      <w:bCs/>
                    </w:rPr>
                    <w:t>And</w:t>
                  </w:r>
                  <w:r>
                    <w:t xml:space="preserve"> the player has an active quarantine</w:t>
                  </w:r>
                </w:p>
                <w:p w:rsidR="00F10C8C" w:rsidP="00F10C8C" w:rsidRDefault="00F10C8C" w14:paraId="6C0EFE6E" w14:textId="77777777">
                  <w:r w:rsidRPr="00FD7744">
                    <w:rPr>
                      <w:b/>
                      <w:u w:val="single"/>
                    </w:rPr>
                    <w:t>When</w:t>
                  </w:r>
                  <w:r w:rsidRPr="005268E5">
                    <w:rPr>
                      <w:b/>
                    </w:rPr>
                    <w:t xml:space="preserve"> </w:t>
                  </w:r>
                  <w:r>
                    <w:t>manager</w:t>
                  </w:r>
                  <w:r w:rsidRPr="00CE6018">
                    <w:t xml:space="preserve"> selects </w:t>
                  </w:r>
                  <w:r>
                    <w:t>to blacklist the player</w:t>
                  </w:r>
                </w:p>
                <w:p w:rsidR="00F10C8C" w:rsidP="00F10C8C" w:rsidRDefault="00F10C8C" w14:paraId="1643B128" w14:textId="77777777">
                  <w:r>
                    <w:rPr>
                      <w:b/>
                      <w:bCs/>
                      <w:u w:val="single"/>
                    </w:rPr>
                    <w:t>Then</w:t>
                  </w:r>
                  <w:r>
                    <w:t xml:space="preserve"> the player is marked as blacklisted</w:t>
                  </w:r>
                </w:p>
                <w:p w:rsidRPr="002A0CCB" w:rsidR="002A0CCB" w:rsidP="002A0CCB" w:rsidRDefault="002A0CCB" w14:paraId="1B4E78E1" w14:textId="5BC3054C">
                  <w:pPr>
                    <w:ind w:left="720"/>
                  </w:pPr>
                  <w:r>
                    <w:rPr>
                      <w:b/>
                      <w:bCs/>
                    </w:rPr>
                    <w:t>And</w:t>
                  </w:r>
                  <w:r>
                    <w:t xml:space="preserve"> the player’s quarantine is cleared</w:t>
                  </w:r>
                </w:p>
                <w:p w:rsidR="00F10C8C" w:rsidP="00D67157" w:rsidRDefault="00F10C8C" w14:paraId="2A505434" w14:textId="3788E07B">
                  <w:pPr>
                    <w:rPr>
                      <w:b/>
                    </w:rPr>
                  </w:pPr>
                </w:p>
              </w:tc>
            </w:tr>
            <w:tr w:rsidRPr="005268E5" w:rsidR="004A4BF8" w:rsidTr="00D67157" w14:paraId="6620C14A" w14:textId="77777777">
              <w:tc>
                <w:tcPr>
                  <w:tcW w:w="4904" w:type="dxa"/>
                </w:tcPr>
                <w:p w:rsidR="004A4BF8" w:rsidP="00D67157" w:rsidRDefault="004A4BF8" w14:paraId="6365D4E9" w14:textId="539FFA6B">
                  <w:pPr>
                    <w:rPr>
                      <w:b/>
                    </w:rPr>
                  </w:pPr>
                  <w:r>
                    <w:rPr>
                      <w:b/>
                    </w:rPr>
                    <w:t xml:space="preserve">S3 – Booked courts are </w:t>
                  </w:r>
                  <w:r w:rsidR="00727A7D">
                    <w:rPr>
                      <w:b/>
                    </w:rPr>
                    <w:t>cancelled</w:t>
                  </w:r>
                </w:p>
                <w:p w:rsidR="00EF6026" w:rsidP="00D67157" w:rsidRDefault="00EF6026" w14:paraId="0488562C" w14:textId="77777777">
                  <w:pPr>
                    <w:rPr>
                      <w:bCs/>
                    </w:rPr>
                  </w:pPr>
                  <w:r>
                    <w:rPr>
                      <w:b/>
                      <w:u w:val="single"/>
                    </w:rPr>
                    <w:t>Given</w:t>
                  </w:r>
                  <w:r>
                    <w:rPr>
                      <w:bCs/>
                    </w:rPr>
                    <w:t xml:space="preserve"> an existing player</w:t>
                  </w:r>
                </w:p>
                <w:p w:rsidR="00EF6026" w:rsidP="00593D46" w:rsidRDefault="00EF6026" w14:paraId="6B3BBE95" w14:textId="77777777">
                  <w:pPr>
                    <w:ind w:left="720"/>
                    <w:rPr>
                      <w:bCs/>
                    </w:rPr>
                  </w:pPr>
                  <w:r>
                    <w:rPr>
                      <w:b/>
                    </w:rPr>
                    <w:t>And</w:t>
                  </w:r>
                  <w:r>
                    <w:rPr>
                      <w:bCs/>
                    </w:rPr>
                    <w:t xml:space="preserve"> the player has bookings in the future</w:t>
                  </w:r>
                </w:p>
                <w:p w:rsidR="00EF6026" w:rsidP="00D67157" w:rsidRDefault="00EF6026" w14:paraId="1390AA57" w14:textId="77777777">
                  <w:pPr>
                    <w:rPr>
                      <w:bCs/>
                    </w:rPr>
                  </w:pPr>
                  <w:r>
                    <w:rPr>
                      <w:b/>
                      <w:u w:val="single"/>
                    </w:rPr>
                    <w:t>When</w:t>
                  </w:r>
                  <w:r>
                    <w:rPr>
                      <w:bCs/>
                    </w:rPr>
                    <w:t xml:space="preserve"> the manager selects to blacklist the player</w:t>
                  </w:r>
                </w:p>
                <w:p w:rsidR="00EF6026" w:rsidP="00D67157" w:rsidRDefault="00EF6026" w14:paraId="63A76D70" w14:textId="77777777">
                  <w:pPr>
                    <w:rPr>
                      <w:bCs/>
                    </w:rPr>
                  </w:pPr>
                  <w:r>
                    <w:rPr>
                      <w:b/>
                      <w:u w:val="single"/>
                    </w:rPr>
                    <w:t>Then</w:t>
                  </w:r>
                  <w:r>
                    <w:rPr>
                      <w:bCs/>
                    </w:rPr>
                    <w:t xml:space="preserve"> the player is marked as blacklisted</w:t>
                  </w:r>
                </w:p>
                <w:p w:rsidRPr="00EF6026" w:rsidR="00EF6026" w:rsidP="00B0642B" w:rsidRDefault="00EF6026" w14:paraId="0C6E5D57" w14:textId="60B10CD1">
                  <w:pPr>
                    <w:ind w:left="720"/>
                    <w:rPr>
                      <w:bCs/>
                    </w:rPr>
                  </w:pPr>
                  <w:r>
                    <w:rPr>
                      <w:b/>
                    </w:rPr>
                    <w:t>And</w:t>
                  </w:r>
                  <w:r>
                    <w:rPr>
                      <w:bCs/>
                    </w:rPr>
                    <w:t xml:space="preserve"> all future bookings are cancelled</w:t>
                  </w:r>
                </w:p>
              </w:tc>
              <w:tc>
                <w:tcPr>
                  <w:tcW w:w="4478" w:type="dxa"/>
                </w:tcPr>
                <w:p w:rsidR="004A4BF8" w:rsidP="00D67157" w:rsidRDefault="00B0642B" w14:paraId="2642146D" w14:textId="77777777">
                  <w:pPr>
                    <w:rPr>
                      <w:b/>
                    </w:rPr>
                  </w:pPr>
                  <w:r>
                    <w:rPr>
                      <w:b/>
                    </w:rPr>
                    <w:t>S4 – Queued players are notified</w:t>
                  </w:r>
                </w:p>
                <w:p w:rsidR="00B0642B" w:rsidP="00B0642B" w:rsidRDefault="00B0642B" w14:paraId="63111FEF" w14:textId="77777777">
                  <w:pPr>
                    <w:rPr>
                      <w:bCs/>
                    </w:rPr>
                  </w:pPr>
                  <w:r>
                    <w:rPr>
                      <w:b/>
                      <w:u w:val="single"/>
                    </w:rPr>
                    <w:t>Given</w:t>
                  </w:r>
                  <w:r>
                    <w:rPr>
                      <w:bCs/>
                    </w:rPr>
                    <w:t xml:space="preserve"> an existing player</w:t>
                  </w:r>
                </w:p>
                <w:p w:rsidR="00B0642B" w:rsidP="00B0642B" w:rsidRDefault="00B0642B" w14:paraId="230310A8" w14:textId="77777777">
                  <w:pPr>
                    <w:ind w:left="720"/>
                    <w:rPr>
                      <w:bCs/>
                    </w:rPr>
                  </w:pPr>
                  <w:r>
                    <w:rPr>
                      <w:b/>
                    </w:rPr>
                    <w:t>And</w:t>
                  </w:r>
                  <w:r>
                    <w:rPr>
                      <w:bCs/>
                    </w:rPr>
                    <w:t xml:space="preserve"> the player has bookings in the future</w:t>
                  </w:r>
                </w:p>
                <w:p w:rsidR="00B0642B" w:rsidP="00B0642B" w:rsidRDefault="00B0642B" w14:paraId="47A2C809" w14:textId="77777777">
                  <w:pPr>
                    <w:rPr>
                      <w:bCs/>
                    </w:rPr>
                  </w:pPr>
                  <w:r>
                    <w:rPr>
                      <w:b/>
                      <w:u w:val="single"/>
                    </w:rPr>
                    <w:t>When</w:t>
                  </w:r>
                  <w:r>
                    <w:rPr>
                      <w:bCs/>
                    </w:rPr>
                    <w:t xml:space="preserve"> the manager selects to blacklist the player</w:t>
                  </w:r>
                </w:p>
                <w:p w:rsidR="00B0642B" w:rsidP="00B0642B" w:rsidRDefault="00B0642B" w14:paraId="4AE0D44A" w14:textId="77777777">
                  <w:pPr>
                    <w:rPr>
                      <w:bCs/>
                    </w:rPr>
                  </w:pPr>
                  <w:r>
                    <w:rPr>
                      <w:b/>
                      <w:u w:val="single"/>
                    </w:rPr>
                    <w:t>Then</w:t>
                  </w:r>
                  <w:r>
                    <w:rPr>
                      <w:bCs/>
                    </w:rPr>
                    <w:t xml:space="preserve"> the player is marked as blacklisted</w:t>
                  </w:r>
                </w:p>
                <w:p w:rsidR="00B0642B" w:rsidP="002C411E" w:rsidRDefault="00B0642B" w14:paraId="00FF8868" w14:textId="627DA485">
                  <w:pPr>
                    <w:ind w:left="720"/>
                    <w:rPr>
                      <w:b/>
                    </w:rPr>
                  </w:pPr>
                  <w:r>
                    <w:rPr>
                      <w:b/>
                    </w:rPr>
                    <w:t>And</w:t>
                  </w:r>
                  <w:r>
                    <w:rPr>
                      <w:bCs/>
                    </w:rPr>
                    <w:t xml:space="preserve"> </w:t>
                  </w:r>
                  <w:r w:rsidR="002C411E">
                    <w:rPr>
                      <w:bCs/>
                    </w:rPr>
                    <w:t>queued players are notified</w:t>
                  </w:r>
                </w:p>
              </w:tc>
            </w:tr>
            <w:tr w:rsidRPr="005268E5" w:rsidR="001E79EB" w:rsidTr="00D67157" w14:paraId="599093F4" w14:textId="77777777">
              <w:tc>
                <w:tcPr>
                  <w:tcW w:w="4904" w:type="dxa"/>
                </w:tcPr>
                <w:p w:rsidR="001E79EB" w:rsidP="00D67157" w:rsidRDefault="001E79EB" w14:paraId="20F93F94" w14:textId="77777777">
                  <w:pPr>
                    <w:rPr>
                      <w:b/>
                    </w:rPr>
                  </w:pPr>
                  <w:r>
                    <w:rPr>
                      <w:b/>
                    </w:rPr>
                    <w:t xml:space="preserve">S5 </w:t>
                  </w:r>
                  <w:r w:rsidR="00F871D4">
                    <w:rPr>
                      <w:b/>
                    </w:rPr>
                    <w:t>–</w:t>
                  </w:r>
                  <w:r>
                    <w:rPr>
                      <w:b/>
                    </w:rPr>
                    <w:t xml:space="preserve"> </w:t>
                  </w:r>
                  <w:r w:rsidR="00F871D4">
                    <w:rPr>
                      <w:b/>
                    </w:rPr>
                    <w:t>VIP status revoked</w:t>
                  </w:r>
                </w:p>
                <w:p w:rsidR="00F871D4" w:rsidP="00D67157" w:rsidRDefault="00F871D4" w14:paraId="10DC7D17" w14:textId="77777777">
                  <w:pPr>
                    <w:rPr>
                      <w:bCs/>
                    </w:rPr>
                  </w:pPr>
                  <w:r>
                    <w:rPr>
                      <w:b/>
                      <w:u w:val="single"/>
                    </w:rPr>
                    <w:t>Given</w:t>
                  </w:r>
                  <w:r>
                    <w:rPr>
                      <w:bCs/>
                    </w:rPr>
                    <w:t xml:space="preserve"> an existing player</w:t>
                  </w:r>
                </w:p>
                <w:p w:rsidR="00F871D4" w:rsidP="00AC6999" w:rsidRDefault="00F871D4" w14:paraId="2D28FCDA" w14:textId="77777777">
                  <w:pPr>
                    <w:ind w:left="720"/>
                    <w:rPr>
                      <w:bCs/>
                    </w:rPr>
                  </w:pPr>
                  <w:r>
                    <w:rPr>
                      <w:b/>
                    </w:rPr>
                    <w:t>And</w:t>
                  </w:r>
                  <w:r>
                    <w:rPr>
                      <w:bCs/>
                    </w:rPr>
                    <w:t xml:space="preserve"> the player has VIP status</w:t>
                  </w:r>
                </w:p>
                <w:p w:rsidR="0097089B" w:rsidP="00D67157" w:rsidRDefault="0097089B" w14:paraId="08632060" w14:textId="77777777">
                  <w:pPr>
                    <w:rPr>
                      <w:bCs/>
                    </w:rPr>
                  </w:pPr>
                  <w:r>
                    <w:rPr>
                      <w:b/>
                      <w:u w:val="single"/>
                    </w:rPr>
                    <w:t>When</w:t>
                  </w:r>
                  <w:r>
                    <w:rPr>
                      <w:bCs/>
                    </w:rPr>
                    <w:t xml:space="preserve"> the manage selects to blacklist the player</w:t>
                  </w:r>
                </w:p>
                <w:p w:rsidRPr="0097089B" w:rsidR="0097089B" w:rsidP="00D67157" w:rsidRDefault="0097089B" w14:paraId="4FC1C30F" w14:textId="42B621B7">
                  <w:pPr>
                    <w:rPr>
                      <w:bCs/>
                    </w:rPr>
                  </w:pPr>
                  <w:r>
                    <w:rPr>
                      <w:b/>
                      <w:u w:val="single"/>
                    </w:rPr>
                    <w:t>Then</w:t>
                  </w:r>
                  <w:r>
                    <w:rPr>
                      <w:bCs/>
                    </w:rPr>
                    <w:t xml:space="preserve"> the player’s VIP status is revoked</w:t>
                  </w:r>
                </w:p>
              </w:tc>
              <w:tc>
                <w:tcPr>
                  <w:tcW w:w="4478" w:type="dxa"/>
                </w:tcPr>
                <w:p w:rsidR="001E79EB" w:rsidP="00D67157" w:rsidRDefault="001E79EB" w14:paraId="5765057E" w14:textId="77777777">
                  <w:pPr>
                    <w:rPr>
                      <w:b/>
                    </w:rPr>
                  </w:pPr>
                </w:p>
              </w:tc>
            </w:tr>
          </w:tbl>
          <w:p w:rsidRPr="005268E5" w:rsidR="00CF0E37" w:rsidP="00D67157" w:rsidRDefault="00CF0E37" w14:paraId="32983C51" w14:textId="77777777"/>
          <w:p w:rsidRPr="005268E5" w:rsidR="00CF0E37" w:rsidP="00D67157" w:rsidRDefault="00CF0E37" w14:paraId="154EC2F9" w14:textId="77777777">
            <w:pPr>
              <w:pStyle w:val="Heading3"/>
              <w:jc w:val="center"/>
            </w:pPr>
            <w:r w:rsidRPr="005268E5">
              <w:t>Failure scenarios</w:t>
            </w:r>
          </w:p>
          <w:tbl>
            <w:tblPr>
              <w:tblStyle w:val="TableGrid"/>
              <w:tblW w:w="0" w:type="auto"/>
              <w:tblLook w:val="04A0" w:firstRow="1" w:lastRow="0" w:firstColumn="1" w:lastColumn="0" w:noHBand="0" w:noVBand="1"/>
            </w:tblPr>
            <w:tblGrid>
              <w:gridCol w:w="4691"/>
              <w:gridCol w:w="4691"/>
            </w:tblGrid>
            <w:tr w:rsidRPr="005268E5" w:rsidR="00CF0E37" w:rsidTr="00D67157" w14:paraId="365A5038" w14:textId="77777777">
              <w:trPr>
                <w:cantSplit/>
              </w:trPr>
              <w:tc>
                <w:tcPr>
                  <w:tcW w:w="4691" w:type="dxa"/>
                </w:tcPr>
                <w:p w:rsidR="00CF0E37" w:rsidP="00D67157" w:rsidRDefault="00CF0E37" w14:paraId="45E3A005" w14:textId="77777777">
                  <w:pPr>
                    <w:rPr>
                      <w:b/>
                    </w:rPr>
                  </w:pPr>
                  <w:r>
                    <w:rPr>
                      <w:b/>
                    </w:rPr>
                    <w:t>F1 – Player not found</w:t>
                  </w:r>
                </w:p>
                <w:p w:rsidRPr="00593D46" w:rsidR="00593D46" w:rsidP="00D67157" w:rsidRDefault="00593D46" w14:paraId="09E90874" w14:textId="4D954EEC">
                  <w:pPr>
                    <w:rPr>
                      <w:bCs/>
                    </w:rPr>
                  </w:pPr>
                  <w:r>
                    <w:rPr>
                      <w:bCs/>
                    </w:rPr>
                    <w:t>You know how this goes</w:t>
                  </w:r>
                </w:p>
              </w:tc>
              <w:tc>
                <w:tcPr>
                  <w:tcW w:w="4691" w:type="dxa"/>
                </w:tcPr>
                <w:p w:rsidR="00CF0E37" w:rsidP="00D67157" w:rsidRDefault="00CF0E37" w14:paraId="4F0C6393" w14:textId="77777777">
                  <w:pPr>
                    <w:rPr>
                      <w:b/>
                      <w:bCs/>
                    </w:rPr>
                  </w:pPr>
                  <w:r>
                    <w:rPr>
                      <w:b/>
                      <w:bCs/>
                    </w:rPr>
                    <w:t xml:space="preserve">F2 – </w:t>
                  </w:r>
                  <w:r w:rsidR="004B51B7">
                    <w:rPr>
                      <w:b/>
                      <w:bCs/>
                    </w:rPr>
                    <w:t>Player is already blacklisted</w:t>
                  </w:r>
                </w:p>
                <w:p w:rsidR="00593D46" w:rsidP="00D67157" w:rsidRDefault="00593D46" w14:paraId="4F35AF17" w14:textId="77777777">
                  <w:r>
                    <w:rPr>
                      <w:b/>
                      <w:bCs/>
                      <w:u w:val="single"/>
                    </w:rPr>
                    <w:t>Given</w:t>
                  </w:r>
                  <w:r>
                    <w:t xml:space="preserve"> an existing player</w:t>
                  </w:r>
                </w:p>
                <w:p w:rsidR="00593D46" w:rsidP="00D67157" w:rsidRDefault="00076780" w14:paraId="5790FF9B" w14:textId="77777777">
                  <w:r>
                    <w:rPr>
                      <w:b/>
                      <w:bCs/>
                    </w:rPr>
                    <w:t>And</w:t>
                  </w:r>
                  <w:r>
                    <w:t xml:space="preserve"> the player is already blacklisted</w:t>
                  </w:r>
                </w:p>
                <w:p w:rsidR="00076780" w:rsidP="00D67157" w:rsidRDefault="00076780" w14:paraId="4E890224" w14:textId="77777777">
                  <w:r>
                    <w:rPr>
                      <w:b/>
                      <w:bCs/>
                      <w:u w:val="single"/>
                    </w:rPr>
                    <w:t>When</w:t>
                  </w:r>
                  <w:r>
                    <w:t xml:space="preserve"> the manager selects to blacklist the player</w:t>
                  </w:r>
                </w:p>
                <w:p w:rsidRPr="00076780" w:rsidR="00076780" w:rsidP="00D67157" w:rsidRDefault="00076780" w14:paraId="4BF5F8E5" w14:textId="22ADC019">
                  <w:r>
                    <w:rPr>
                      <w:b/>
                      <w:bCs/>
                      <w:u w:val="single"/>
                    </w:rPr>
                    <w:t>Then</w:t>
                  </w:r>
                  <w:r>
                    <w:t xml:space="preserve"> the request is rejected, with a message explaining the selected player is already blacklisted</w:t>
                  </w:r>
                </w:p>
              </w:tc>
            </w:tr>
          </w:tbl>
          <w:p w:rsidRPr="005268E5" w:rsidR="00CF0E37" w:rsidP="00D67157" w:rsidRDefault="00CF0E37" w14:paraId="41C444D1" w14:textId="77777777"/>
        </w:tc>
      </w:tr>
    </w:tbl>
    <w:p w:rsidR="004A4BF8" w:rsidRDefault="004A4BF8" w14:paraId="41F1C7FE" w14:textId="7F797B95">
      <w:pPr>
        <w:rPr>
          <w:rFonts w:asciiTheme="majorHAnsi" w:hAnsiTheme="majorHAnsi" w:eastAsiaTheme="majorEastAsia" w:cstheme="majorBidi"/>
          <w:color w:val="2F5496" w:themeColor="accent1" w:themeShade="BF"/>
          <w:sz w:val="26"/>
          <w:szCs w:val="26"/>
        </w:rPr>
      </w:pPr>
    </w:p>
    <w:p w:rsidR="004A4BF8" w:rsidRDefault="004A4BF8" w14:paraId="7287073A" w14:textId="77777777">
      <w:pPr>
        <w:rPr>
          <w:rFonts w:asciiTheme="majorHAnsi" w:hAnsiTheme="majorHAnsi" w:eastAsiaTheme="majorEastAsia" w:cstheme="majorBidi"/>
          <w:color w:val="2F5496" w:themeColor="accent1" w:themeShade="BF"/>
          <w:sz w:val="26"/>
          <w:szCs w:val="26"/>
        </w:rPr>
      </w:pPr>
      <w:r>
        <w:rPr>
          <w:rFonts w:asciiTheme="majorHAnsi" w:hAnsiTheme="majorHAnsi" w:eastAsiaTheme="majorEastAsia" w:cstheme="majorBidi"/>
          <w:color w:val="2F5496" w:themeColor="accent1" w:themeShade="BF"/>
          <w:sz w:val="26"/>
          <w:szCs w:val="26"/>
        </w:rPr>
        <w:br w:type="page"/>
      </w:r>
    </w:p>
    <w:p w:rsidR="004A4BF8" w:rsidP="004A4BF8" w:rsidRDefault="004A4BF8" w14:paraId="412D1EE7" w14:textId="060B20C3">
      <w:pPr>
        <w:pStyle w:val="Heading2"/>
        <w:jc w:val="both"/>
      </w:pPr>
      <w:r>
        <w:t>ID: 11 – The manager lifts the blacklisting of a player</w:t>
      </w:r>
    </w:p>
    <w:tbl>
      <w:tblPr>
        <w:tblStyle w:val="TableGrid"/>
        <w:tblW w:w="0" w:type="auto"/>
        <w:tblLook w:val="04A0" w:firstRow="1" w:lastRow="0" w:firstColumn="1" w:lastColumn="0" w:noHBand="0" w:noVBand="1"/>
      </w:tblPr>
      <w:tblGrid>
        <w:gridCol w:w="9608"/>
      </w:tblGrid>
      <w:tr w:rsidRPr="005268E5" w:rsidR="004A4BF8" w:rsidTr="00D67157" w14:paraId="700624A0" w14:textId="77777777">
        <w:tc>
          <w:tcPr>
            <w:tcW w:w="9608" w:type="dxa"/>
            <w:tcBorders>
              <w:top w:val="double" w:color="000000" w:themeColor="text1" w:sz="4" w:space="0"/>
              <w:left w:val="double" w:color="000000" w:themeColor="text1" w:sz="4" w:space="0"/>
              <w:bottom w:val="double" w:color="000000" w:themeColor="text1" w:sz="4" w:space="0"/>
              <w:right w:val="double" w:color="000000" w:themeColor="text1" w:sz="4" w:space="0"/>
            </w:tcBorders>
          </w:tcPr>
          <w:p w:rsidRPr="005268E5" w:rsidR="004A4BF8" w:rsidP="00D67157" w:rsidRDefault="004A4BF8" w14:paraId="7B074DDE" w14:textId="50E91C02">
            <w:r w:rsidRPr="005268E5">
              <w:rPr>
                <w:b/>
              </w:rPr>
              <w:t xml:space="preserve">In order to </w:t>
            </w:r>
            <w:r>
              <w:t xml:space="preserve">acknowledge that a player has repented their faulty ways </w:t>
            </w:r>
            <w:r w:rsidRPr="004A4BF8">
              <w:rPr>
                <w:sz w:val="14"/>
                <w:szCs w:val="14"/>
              </w:rPr>
              <w:t>(or they have provided a substantial donation)</w:t>
            </w:r>
          </w:p>
          <w:p w:rsidRPr="005268E5" w:rsidR="004A4BF8" w:rsidP="00D67157" w:rsidRDefault="004A4BF8" w14:paraId="62434890" w14:textId="77777777">
            <w:r w:rsidRPr="005268E5">
              <w:rPr>
                <w:b/>
              </w:rPr>
              <w:t>As a</w:t>
            </w:r>
            <w:r>
              <w:rPr>
                <w:b/>
              </w:rPr>
              <w:t xml:space="preserve"> </w:t>
            </w:r>
            <w:r>
              <w:t>manager</w:t>
            </w:r>
          </w:p>
          <w:p w:rsidR="004A4BF8" w:rsidP="00D67157" w:rsidRDefault="004A4BF8" w14:paraId="224AF525" w14:textId="1AF7555F">
            <w:r w:rsidRPr="005268E5">
              <w:rPr>
                <w:b/>
              </w:rPr>
              <w:t xml:space="preserve">I want to </w:t>
            </w:r>
            <w:r>
              <w:t>remove the blacklisting of a blacklisted player</w:t>
            </w:r>
          </w:p>
          <w:p w:rsidR="00194650" w:rsidP="00D67157" w:rsidRDefault="00194650" w14:paraId="269BD000" w14:textId="77777777"/>
          <w:p w:rsidR="004A4BF8" w:rsidP="009A1920" w:rsidRDefault="009A1920" w14:paraId="30AB61A3" w14:textId="0DD36E88">
            <w:r>
              <w:t>Comment: R</w:t>
            </w:r>
            <w:r w:rsidR="00AD456A">
              <w:t xml:space="preserve">egarding </w:t>
            </w:r>
            <w:r w:rsidR="00194650">
              <w:t xml:space="preserve">F2, you might consider doing nothing, when lifting a blacklisting of a player not currently blacklisted. I have chosen to let the </w:t>
            </w:r>
            <w:r w:rsidR="007C340A">
              <w:t>manager</w:t>
            </w:r>
            <w:r w:rsidR="00194650">
              <w:t xml:space="preserve"> know</w:t>
            </w:r>
            <w:r w:rsidR="007C340A">
              <w:t xml:space="preserve"> the blacklist-lifting did no work as expected. The </w:t>
            </w:r>
            <w:r w:rsidR="00951445">
              <w:t>manager</w:t>
            </w:r>
            <w:r w:rsidR="007C340A">
              <w:t xml:space="preserve"> may have selected the wrong player, and so the b</w:t>
            </w:r>
            <w:r w:rsidR="00951445">
              <w:t>lacklisted player remains blacklisted. I consider this an error.</w:t>
            </w:r>
          </w:p>
          <w:p w:rsidRPr="005268E5" w:rsidR="004A4BF8" w:rsidP="00D67157" w:rsidRDefault="004A4BF8" w14:paraId="39CD71D9" w14:textId="77777777">
            <w:pPr>
              <w:pStyle w:val="Heading3"/>
              <w:jc w:val="center"/>
            </w:pPr>
            <w:r w:rsidRPr="005268E5">
              <w:t>Success scenarios</w:t>
            </w:r>
          </w:p>
          <w:tbl>
            <w:tblPr>
              <w:tblStyle w:val="TableGrid"/>
              <w:tblW w:w="0" w:type="auto"/>
              <w:tblLook w:val="04A0" w:firstRow="1" w:lastRow="0" w:firstColumn="1" w:lastColumn="0" w:noHBand="0" w:noVBand="1"/>
            </w:tblPr>
            <w:tblGrid>
              <w:gridCol w:w="4904"/>
              <w:gridCol w:w="4478"/>
            </w:tblGrid>
            <w:tr w:rsidRPr="005268E5" w:rsidR="004A4BF8" w:rsidTr="00D67157" w14:paraId="08AB303E" w14:textId="77777777">
              <w:tc>
                <w:tcPr>
                  <w:tcW w:w="4904" w:type="dxa"/>
                </w:tcPr>
                <w:p w:rsidR="004A4BF8" w:rsidP="00D67157" w:rsidRDefault="004A4BF8" w14:paraId="19955E30" w14:textId="77777777">
                  <w:pPr>
                    <w:rPr>
                      <w:b/>
                    </w:rPr>
                  </w:pPr>
                  <w:r>
                    <w:rPr>
                      <w:b/>
                    </w:rPr>
                    <w:t>S1</w:t>
                  </w:r>
                </w:p>
                <w:p w:rsidR="004A4BF8" w:rsidP="00D67157" w:rsidRDefault="004A4BF8" w14:paraId="124B0E70" w14:textId="77777777">
                  <w:r w:rsidRPr="00FD7744">
                    <w:rPr>
                      <w:b/>
                      <w:u w:val="single"/>
                    </w:rPr>
                    <w:t>Given</w:t>
                  </w:r>
                  <w:r w:rsidRPr="005268E5">
                    <w:rPr>
                      <w:b/>
                    </w:rPr>
                    <w:t xml:space="preserve"> </w:t>
                  </w:r>
                  <w:r w:rsidRPr="005F6174">
                    <w:t>an exi</w:t>
                  </w:r>
                  <w:r>
                    <w:t>sting Player</w:t>
                  </w:r>
                </w:p>
                <w:p w:rsidR="004A4BF8" w:rsidP="00D67157" w:rsidRDefault="004A4BF8" w14:paraId="64759E99" w14:textId="77777777">
                  <w:r w:rsidRPr="00FD7744">
                    <w:rPr>
                      <w:b/>
                      <w:u w:val="single"/>
                    </w:rPr>
                    <w:t>When</w:t>
                  </w:r>
                  <w:r w:rsidRPr="005268E5">
                    <w:rPr>
                      <w:b/>
                    </w:rPr>
                    <w:t xml:space="preserve"> </w:t>
                  </w:r>
                  <w:r>
                    <w:t>manager</w:t>
                  </w:r>
                  <w:r w:rsidRPr="00CE6018">
                    <w:t xml:space="preserve"> selects </w:t>
                  </w:r>
                  <w:r>
                    <w:t>to blacklist the player</w:t>
                  </w:r>
                </w:p>
                <w:p w:rsidRPr="003069FD" w:rsidR="004A4BF8" w:rsidP="003069FD" w:rsidRDefault="004A4BF8" w14:paraId="640BFBB3" w14:textId="0796F56B">
                  <w:r>
                    <w:rPr>
                      <w:b/>
                      <w:bCs/>
                      <w:u w:val="single"/>
                    </w:rPr>
                    <w:t>Then</w:t>
                  </w:r>
                  <w:r>
                    <w:t xml:space="preserve"> the player is</w:t>
                  </w:r>
                  <w:r w:rsidR="00415B3F">
                    <w:t xml:space="preserve"> no longer</w:t>
                  </w:r>
                  <w:r>
                    <w:t xml:space="preserve"> blacklisted</w:t>
                  </w:r>
                </w:p>
              </w:tc>
              <w:tc>
                <w:tcPr>
                  <w:tcW w:w="4478" w:type="dxa"/>
                </w:tcPr>
                <w:p w:rsidR="004A4BF8" w:rsidP="00D67157" w:rsidRDefault="004A4BF8" w14:paraId="3AC3E815" w14:textId="19FCAAE3">
                  <w:pPr>
                    <w:rPr>
                      <w:b/>
                    </w:rPr>
                  </w:pPr>
                </w:p>
              </w:tc>
            </w:tr>
          </w:tbl>
          <w:p w:rsidRPr="005268E5" w:rsidR="004A4BF8" w:rsidP="00D67157" w:rsidRDefault="004A4BF8" w14:paraId="02262348" w14:textId="77777777"/>
          <w:p w:rsidRPr="005268E5" w:rsidR="004A4BF8" w:rsidP="00D67157" w:rsidRDefault="004A4BF8" w14:paraId="0C243A1B" w14:textId="77777777">
            <w:pPr>
              <w:pStyle w:val="Heading3"/>
              <w:jc w:val="center"/>
            </w:pPr>
            <w:r w:rsidRPr="005268E5">
              <w:t>Failure scenarios</w:t>
            </w:r>
          </w:p>
          <w:tbl>
            <w:tblPr>
              <w:tblStyle w:val="TableGrid"/>
              <w:tblW w:w="0" w:type="auto"/>
              <w:tblLook w:val="04A0" w:firstRow="1" w:lastRow="0" w:firstColumn="1" w:lastColumn="0" w:noHBand="0" w:noVBand="1"/>
            </w:tblPr>
            <w:tblGrid>
              <w:gridCol w:w="4691"/>
              <w:gridCol w:w="4691"/>
            </w:tblGrid>
            <w:tr w:rsidRPr="005268E5" w:rsidR="004A4BF8" w:rsidTr="00D67157" w14:paraId="44D4FA23" w14:textId="77777777">
              <w:trPr>
                <w:cantSplit/>
              </w:trPr>
              <w:tc>
                <w:tcPr>
                  <w:tcW w:w="4691" w:type="dxa"/>
                </w:tcPr>
                <w:p w:rsidR="004A4BF8" w:rsidP="00D67157" w:rsidRDefault="004A4BF8" w14:paraId="64D5D315" w14:textId="77777777">
                  <w:pPr>
                    <w:rPr>
                      <w:b/>
                    </w:rPr>
                  </w:pPr>
                  <w:r>
                    <w:rPr>
                      <w:b/>
                    </w:rPr>
                    <w:t>F1 – Player not found</w:t>
                  </w:r>
                </w:p>
                <w:p w:rsidRPr="007E5B41" w:rsidR="004A4BF8" w:rsidP="00D67157" w:rsidRDefault="007E5B41" w14:paraId="7A0FC314" w14:textId="1B9122A6">
                  <w:pPr>
                    <w:rPr>
                      <w:bCs/>
                      <w:iCs/>
                    </w:rPr>
                  </w:pPr>
                  <w:r w:rsidRPr="007E5B41">
                    <w:rPr>
                      <w:bCs/>
                      <w:iCs/>
                    </w:rPr>
                    <w:t>You know how this goes</w:t>
                  </w:r>
                </w:p>
              </w:tc>
              <w:tc>
                <w:tcPr>
                  <w:tcW w:w="4691" w:type="dxa"/>
                </w:tcPr>
                <w:p w:rsidR="004A4BF8" w:rsidP="00D67157" w:rsidRDefault="004A4BF8" w14:paraId="11CF6488" w14:textId="77777777">
                  <w:pPr>
                    <w:rPr>
                      <w:b/>
                      <w:bCs/>
                    </w:rPr>
                  </w:pPr>
                  <w:r>
                    <w:rPr>
                      <w:b/>
                      <w:bCs/>
                    </w:rPr>
                    <w:t xml:space="preserve">F2 – </w:t>
                  </w:r>
                  <w:r w:rsidR="00D96FB0">
                    <w:rPr>
                      <w:b/>
                      <w:bCs/>
                    </w:rPr>
                    <w:t>Player is not blacklisted</w:t>
                  </w:r>
                </w:p>
                <w:p w:rsidR="00B40666" w:rsidP="00D67157" w:rsidRDefault="00B40666" w14:paraId="0C7860CB" w14:textId="77777777">
                  <w:r>
                    <w:rPr>
                      <w:b/>
                      <w:bCs/>
                      <w:u w:val="single"/>
                    </w:rPr>
                    <w:t>Given</w:t>
                  </w:r>
                  <w:r>
                    <w:t xml:space="preserve"> an existing player</w:t>
                  </w:r>
                </w:p>
                <w:p w:rsidR="00B40666" w:rsidP="00633218" w:rsidRDefault="00B40666" w14:paraId="253BC6FF" w14:textId="77777777">
                  <w:pPr>
                    <w:ind w:left="1440" w:hanging="720"/>
                    <w:rPr>
                      <w:bCs/>
                    </w:rPr>
                  </w:pPr>
                  <w:r>
                    <w:rPr>
                      <w:b/>
                    </w:rPr>
                    <w:t>And</w:t>
                  </w:r>
                  <w:r>
                    <w:rPr>
                      <w:bCs/>
                    </w:rPr>
                    <w:t xml:space="preserve"> the player is not currently blacklisted</w:t>
                  </w:r>
                </w:p>
                <w:p w:rsidR="00B40666" w:rsidP="00B40666" w:rsidRDefault="00B40666" w14:paraId="093593EB" w14:textId="77777777">
                  <w:pPr>
                    <w:ind w:left="720" w:hanging="720"/>
                    <w:rPr>
                      <w:bCs/>
                    </w:rPr>
                  </w:pPr>
                  <w:r w:rsidRPr="00B40666">
                    <w:rPr>
                      <w:b/>
                      <w:u w:val="single"/>
                    </w:rPr>
                    <w:t>When</w:t>
                  </w:r>
                  <w:r>
                    <w:rPr>
                      <w:bCs/>
                    </w:rPr>
                    <w:t xml:space="preserve"> the manager selects to blacklist the player</w:t>
                  </w:r>
                </w:p>
                <w:p w:rsidRPr="00B40666" w:rsidR="00B40666" w:rsidP="00633218" w:rsidRDefault="00B40666" w14:paraId="49BBCDDA" w14:textId="3A390B5A">
                  <w:r>
                    <w:rPr>
                      <w:b/>
                      <w:u w:val="single"/>
                    </w:rPr>
                    <w:t>Then</w:t>
                  </w:r>
                  <w:r>
                    <w:t xml:space="preserve"> the request is rejected, with a message explaining th</w:t>
                  </w:r>
                  <w:r w:rsidR="00633218">
                    <w:t>e selected player is not blacklisted</w:t>
                  </w:r>
                </w:p>
              </w:tc>
            </w:tr>
          </w:tbl>
          <w:p w:rsidRPr="005268E5" w:rsidR="004A4BF8" w:rsidP="00D67157" w:rsidRDefault="004A4BF8" w14:paraId="398CF7AB" w14:textId="77777777"/>
        </w:tc>
      </w:tr>
    </w:tbl>
    <w:p w:rsidR="00951445" w:rsidRDefault="00951445" w14:paraId="73AE4427" w14:textId="5FF77E3D">
      <w:pPr>
        <w:rPr>
          <w:rFonts w:asciiTheme="majorHAnsi" w:hAnsiTheme="majorHAnsi" w:eastAsiaTheme="majorEastAsia" w:cstheme="majorBidi"/>
          <w:color w:val="2F5496" w:themeColor="accent1" w:themeShade="BF"/>
          <w:sz w:val="26"/>
          <w:szCs w:val="26"/>
        </w:rPr>
      </w:pPr>
    </w:p>
    <w:p w:rsidR="00951445" w:rsidRDefault="00951445" w14:paraId="34B2E33F" w14:textId="77777777">
      <w:pPr>
        <w:rPr>
          <w:rFonts w:asciiTheme="majorHAnsi" w:hAnsiTheme="majorHAnsi" w:eastAsiaTheme="majorEastAsia" w:cstheme="majorBidi"/>
          <w:color w:val="2F5496" w:themeColor="accent1" w:themeShade="BF"/>
          <w:sz w:val="26"/>
          <w:szCs w:val="26"/>
        </w:rPr>
      </w:pPr>
      <w:r>
        <w:rPr>
          <w:rFonts w:asciiTheme="majorHAnsi" w:hAnsiTheme="majorHAnsi" w:eastAsiaTheme="majorEastAsia" w:cstheme="majorBidi"/>
          <w:color w:val="2F5496" w:themeColor="accent1" w:themeShade="BF"/>
          <w:sz w:val="26"/>
          <w:szCs w:val="26"/>
        </w:rPr>
        <w:br w:type="page"/>
      </w:r>
    </w:p>
    <w:p w:rsidR="00110EC6" w:rsidP="00110EC6" w:rsidRDefault="00110EC6" w14:paraId="7E1E3519" w14:textId="2D65A576">
      <w:pPr>
        <w:pStyle w:val="Heading2"/>
        <w:jc w:val="both"/>
      </w:pPr>
      <w:r>
        <w:t>ID: 12 – The manager elevates a player to VIP status</w:t>
      </w:r>
    </w:p>
    <w:tbl>
      <w:tblPr>
        <w:tblStyle w:val="TableGrid"/>
        <w:tblW w:w="0" w:type="auto"/>
        <w:tblLook w:val="04A0" w:firstRow="1" w:lastRow="0" w:firstColumn="1" w:lastColumn="0" w:noHBand="0" w:noVBand="1"/>
      </w:tblPr>
      <w:tblGrid>
        <w:gridCol w:w="9608"/>
      </w:tblGrid>
      <w:tr w:rsidRPr="005268E5" w:rsidR="00110EC6" w:rsidTr="00D67157" w14:paraId="3CEBF085" w14:textId="77777777">
        <w:tc>
          <w:tcPr>
            <w:tcW w:w="9608" w:type="dxa"/>
            <w:tcBorders>
              <w:top w:val="double" w:color="000000" w:themeColor="text1" w:sz="4" w:space="0"/>
              <w:left w:val="double" w:color="000000" w:themeColor="text1" w:sz="4" w:space="0"/>
              <w:bottom w:val="double" w:color="000000" w:themeColor="text1" w:sz="4" w:space="0"/>
              <w:right w:val="double" w:color="000000" w:themeColor="text1" w:sz="4" w:space="0"/>
            </w:tcBorders>
          </w:tcPr>
          <w:p w:rsidRPr="005268E5" w:rsidR="00110EC6" w:rsidP="00D67157" w:rsidRDefault="00110EC6" w14:paraId="67E7EB74" w14:textId="337F17A6">
            <w:r w:rsidRPr="005268E5">
              <w:rPr>
                <w:b/>
              </w:rPr>
              <w:t xml:space="preserve">In order to </w:t>
            </w:r>
            <w:r w:rsidR="005B7607">
              <w:t xml:space="preserve">reward </w:t>
            </w:r>
            <w:r w:rsidR="003A22C0">
              <w:t>loyal, active</w:t>
            </w:r>
            <w:r w:rsidR="00404C19">
              <w:t>, helpful</w:t>
            </w:r>
            <w:r w:rsidR="005B7607">
              <w:t xml:space="preserve"> players</w:t>
            </w:r>
            <w:r>
              <w:t xml:space="preserve"> </w:t>
            </w:r>
            <w:r w:rsidRPr="004A4BF8">
              <w:rPr>
                <w:sz w:val="14"/>
                <w:szCs w:val="14"/>
              </w:rPr>
              <w:t>(or they have provided a substantial donation)</w:t>
            </w:r>
          </w:p>
          <w:p w:rsidRPr="005268E5" w:rsidR="00110EC6" w:rsidP="00D67157" w:rsidRDefault="00110EC6" w14:paraId="4740A638" w14:textId="77777777">
            <w:r w:rsidRPr="005268E5">
              <w:rPr>
                <w:b/>
              </w:rPr>
              <w:t>As a</w:t>
            </w:r>
            <w:r>
              <w:rPr>
                <w:b/>
              </w:rPr>
              <w:t xml:space="preserve"> </w:t>
            </w:r>
            <w:r>
              <w:t>manager</w:t>
            </w:r>
          </w:p>
          <w:p w:rsidRPr="003A22C0" w:rsidR="00110EC6" w:rsidP="00D67157" w:rsidRDefault="00110EC6" w14:paraId="16358D76" w14:textId="02B320DC">
            <w:pPr>
              <w:rPr>
                <w:bCs/>
              </w:rPr>
            </w:pPr>
            <w:r w:rsidRPr="005268E5">
              <w:rPr>
                <w:b/>
              </w:rPr>
              <w:t>I want to</w:t>
            </w:r>
            <w:r w:rsidR="003A22C0">
              <w:rPr>
                <w:bCs/>
              </w:rPr>
              <w:t xml:space="preserve"> elevate a player to VIP status</w:t>
            </w:r>
          </w:p>
          <w:p w:rsidR="00DC08A4" w:rsidP="00D67157" w:rsidRDefault="00DC08A4" w14:paraId="40D319B3" w14:textId="358A0455"/>
          <w:p w:rsidR="00DC08A4" w:rsidP="00D67157" w:rsidRDefault="00DC08A4" w14:paraId="2B05FB23" w14:textId="087C01E3">
            <w:r>
              <w:t>Comment: VIP status lasts a month</w:t>
            </w:r>
            <w:r w:rsidR="00454F00">
              <w:t>.</w:t>
            </w:r>
          </w:p>
          <w:p w:rsidRPr="005268E5" w:rsidR="00110EC6" w:rsidP="00D67157" w:rsidRDefault="00110EC6" w14:paraId="4380F758" w14:textId="77777777">
            <w:pPr>
              <w:pStyle w:val="Heading3"/>
              <w:jc w:val="center"/>
            </w:pPr>
            <w:r w:rsidRPr="005268E5">
              <w:t>Success scenarios</w:t>
            </w:r>
          </w:p>
          <w:tbl>
            <w:tblPr>
              <w:tblStyle w:val="TableGrid"/>
              <w:tblW w:w="0" w:type="auto"/>
              <w:tblLook w:val="04A0" w:firstRow="1" w:lastRow="0" w:firstColumn="1" w:lastColumn="0" w:noHBand="0" w:noVBand="1"/>
            </w:tblPr>
            <w:tblGrid>
              <w:gridCol w:w="4695"/>
              <w:gridCol w:w="4687"/>
            </w:tblGrid>
            <w:tr w:rsidRPr="005268E5" w:rsidR="00110EC6" w:rsidTr="00F34C5E" w14:paraId="3341498A" w14:textId="77777777">
              <w:tc>
                <w:tcPr>
                  <w:tcW w:w="4695" w:type="dxa"/>
                </w:tcPr>
                <w:p w:rsidR="00110EC6" w:rsidP="00D67157" w:rsidRDefault="00110EC6" w14:paraId="459DB1ED" w14:textId="77777777">
                  <w:pPr>
                    <w:rPr>
                      <w:b/>
                    </w:rPr>
                  </w:pPr>
                  <w:r>
                    <w:rPr>
                      <w:b/>
                    </w:rPr>
                    <w:t>S1</w:t>
                  </w:r>
                </w:p>
                <w:p w:rsidR="00110EC6" w:rsidP="00D67157" w:rsidRDefault="00110EC6" w14:paraId="4DBFAB76" w14:textId="77777777">
                  <w:r w:rsidRPr="00FD7744">
                    <w:rPr>
                      <w:b/>
                      <w:u w:val="single"/>
                    </w:rPr>
                    <w:t>Given</w:t>
                  </w:r>
                  <w:r w:rsidRPr="005268E5">
                    <w:rPr>
                      <w:b/>
                    </w:rPr>
                    <w:t xml:space="preserve"> </w:t>
                  </w:r>
                  <w:r w:rsidRPr="005F6174">
                    <w:t>an exi</w:t>
                  </w:r>
                  <w:r>
                    <w:t>sting Player</w:t>
                  </w:r>
                </w:p>
                <w:p w:rsidR="00110EC6" w:rsidP="00D67157" w:rsidRDefault="00110EC6" w14:paraId="4D21A9F4" w14:textId="579AE1B7">
                  <w:r w:rsidRPr="00FD7744">
                    <w:rPr>
                      <w:b/>
                      <w:u w:val="single"/>
                    </w:rPr>
                    <w:t>When</w:t>
                  </w:r>
                  <w:r w:rsidRPr="005268E5">
                    <w:rPr>
                      <w:b/>
                    </w:rPr>
                    <w:t xml:space="preserve"> </w:t>
                  </w:r>
                  <w:r>
                    <w:t>manager</w:t>
                  </w:r>
                  <w:r w:rsidRPr="00CE6018">
                    <w:t xml:space="preserve"> selects </w:t>
                  </w:r>
                  <w:r>
                    <w:t xml:space="preserve">to </w:t>
                  </w:r>
                  <w:r w:rsidR="00404C19">
                    <w:t>mark</w:t>
                  </w:r>
                  <w:r>
                    <w:t xml:space="preserve"> the player</w:t>
                  </w:r>
                  <w:r w:rsidR="002B5A2E">
                    <w:t xml:space="preserve"> as VIP</w:t>
                  </w:r>
                </w:p>
                <w:p w:rsidR="00110EC6" w:rsidP="00D67157" w:rsidRDefault="00110EC6" w14:paraId="1F81D88C" w14:textId="1A6BA501">
                  <w:r>
                    <w:rPr>
                      <w:b/>
                      <w:bCs/>
                      <w:u w:val="single"/>
                    </w:rPr>
                    <w:t>Then</w:t>
                  </w:r>
                  <w:r>
                    <w:t xml:space="preserve"> the player is </w:t>
                  </w:r>
                  <w:r w:rsidR="002B5A2E">
                    <w:t>marked as VIP</w:t>
                  </w:r>
                </w:p>
                <w:p w:rsidRPr="00A66409" w:rsidR="00454F00" w:rsidP="00A66409" w:rsidRDefault="00A66409" w14:paraId="5EA3FC46" w14:textId="49B0FA02">
                  <w:pPr>
                    <w:ind w:left="720"/>
                  </w:pPr>
                  <w:r>
                    <w:rPr>
                      <w:b/>
                      <w:bCs/>
                    </w:rPr>
                    <w:t>And</w:t>
                  </w:r>
                  <w:r>
                    <w:t xml:space="preserve"> the VIP status end-date is set to 30 days into the future</w:t>
                  </w:r>
                </w:p>
                <w:p w:rsidRPr="005268E5" w:rsidR="00110EC6" w:rsidP="00D67157" w:rsidRDefault="00110EC6" w14:paraId="535D43B5" w14:textId="77777777">
                  <w:pPr>
                    <w:rPr>
                      <w:b/>
                    </w:rPr>
                  </w:pPr>
                </w:p>
              </w:tc>
              <w:tc>
                <w:tcPr>
                  <w:tcW w:w="4687" w:type="dxa"/>
                </w:tcPr>
                <w:p w:rsidR="00110EC6" w:rsidP="00D67157" w:rsidRDefault="007E5B41" w14:paraId="757E7E83" w14:textId="0F1775A4">
                  <w:pPr>
                    <w:rPr>
                      <w:b/>
                    </w:rPr>
                  </w:pPr>
                  <w:r>
                    <w:rPr>
                      <w:b/>
                    </w:rPr>
                    <w:t>S2</w:t>
                  </w:r>
                  <w:r w:rsidR="004C2D61">
                    <w:rPr>
                      <w:b/>
                    </w:rPr>
                    <w:t xml:space="preserve"> - Notify</w:t>
                  </w:r>
                </w:p>
                <w:p w:rsidR="00F34C5E" w:rsidP="00F34C5E" w:rsidRDefault="00F34C5E" w14:paraId="6AF6819E" w14:textId="77777777">
                  <w:r w:rsidRPr="00FD7744">
                    <w:rPr>
                      <w:b/>
                      <w:u w:val="single"/>
                    </w:rPr>
                    <w:t>Given</w:t>
                  </w:r>
                  <w:r w:rsidRPr="005268E5">
                    <w:rPr>
                      <w:b/>
                    </w:rPr>
                    <w:t xml:space="preserve"> </w:t>
                  </w:r>
                  <w:r w:rsidRPr="005F6174">
                    <w:t>an exi</w:t>
                  </w:r>
                  <w:r>
                    <w:t>sting Player</w:t>
                  </w:r>
                </w:p>
                <w:p w:rsidR="00F34C5E" w:rsidP="00F34C5E" w:rsidRDefault="00F34C5E" w14:paraId="0DD76C42" w14:textId="77777777">
                  <w:r w:rsidRPr="00FD7744">
                    <w:rPr>
                      <w:b/>
                      <w:u w:val="single"/>
                    </w:rPr>
                    <w:t>When</w:t>
                  </w:r>
                  <w:r w:rsidRPr="005268E5">
                    <w:rPr>
                      <w:b/>
                    </w:rPr>
                    <w:t xml:space="preserve"> </w:t>
                  </w:r>
                  <w:r>
                    <w:t>manager</w:t>
                  </w:r>
                  <w:r w:rsidRPr="00CE6018">
                    <w:t xml:space="preserve"> selects </w:t>
                  </w:r>
                  <w:r>
                    <w:t>to mark the player as VIP</w:t>
                  </w:r>
                </w:p>
                <w:p w:rsidRPr="00F34C5E" w:rsidR="00F34C5E" w:rsidP="00B71494" w:rsidRDefault="00F34C5E" w14:paraId="195022B5" w14:textId="4089176F">
                  <w:r>
                    <w:rPr>
                      <w:b/>
                      <w:bCs/>
                      <w:u w:val="single"/>
                    </w:rPr>
                    <w:t>Then</w:t>
                  </w:r>
                  <w:r>
                    <w:t xml:space="preserve"> the player is notified about the good news</w:t>
                  </w:r>
                  <w:r w:rsidR="00B71494">
                    <w:t xml:space="preserve"> through email</w:t>
                  </w:r>
                </w:p>
                <w:p w:rsidRPr="00F34C5E" w:rsidR="00F34C5E" w:rsidP="00D67157" w:rsidRDefault="00F34C5E" w14:paraId="3BFB5038" w14:textId="55326152">
                  <w:pPr>
                    <w:rPr>
                      <w:b/>
                      <w:u w:val="single"/>
                    </w:rPr>
                  </w:pPr>
                </w:p>
              </w:tc>
            </w:tr>
            <w:tr w:rsidRPr="005268E5" w:rsidR="00D25457" w:rsidTr="00F34C5E" w14:paraId="4E822826" w14:textId="77777777">
              <w:tc>
                <w:tcPr>
                  <w:tcW w:w="4695" w:type="dxa"/>
                </w:tcPr>
                <w:p w:rsidR="00D25457" w:rsidP="00D25457" w:rsidRDefault="00CA3C02" w14:paraId="543B54C9" w14:textId="46082BC0">
                  <w:pPr>
                    <w:rPr>
                      <w:b/>
                      <w:bCs/>
                    </w:rPr>
                  </w:pPr>
                  <w:r>
                    <w:rPr>
                      <w:b/>
                      <w:bCs/>
                    </w:rPr>
                    <w:t>S3</w:t>
                  </w:r>
                  <w:r w:rsidR="00D25457">
                    <w:rPr>
                      <w:b/>
                      <w:bCs/>
                    </w:rPr>
                    <w:t xml:space="preserve"> – Player is already VIP</w:t>
                  </w:r>
                </w:p>
                <w:p w:rsidR="00D25457" w:rsidP="00D25457" w:rsidRDefault="00D25457" w14:paraId="03308002" w14:textId="77777777">
                  <w:r w:rsidRPr="00FD7744">
                    <w:rPr>
                      <w:b/>
                      <w:u w:val="single"/>
                    </w:rPr>
                    <w:t>Given</w:t>
                  </w:r>
                  <w:r w:rsidRPr="005268E5">
                    <w:rPr>
                      <w:b/>
                    </w:rPr>
                    <w:t xml:space="preserve"> </w:t>
                  </w:r>
                  <w:r w:rsidRPr="005F6174">
                    <w:t>an exi</w:t>
                  </w:r>
                  <w:r>
                    <w:t>sting Player</w:t>
                  </w:r>
                </w:p>
                <w:p w:rsidRPr="008C1D01" w:rsidR="00D25457" w:rsidP="00D25457" w:rsidRDefault="00D25457" w14:paraId="76AB9029" w14:textId="77777777">
                  <w:pPr>
                    <w:ind w:left="720"/>
                  </w:pPr>
                  <w:r>
                    <w:rPr>
                      <w:b/>
                      <w:bCs/>
                    </w:rPr>
                    <w:t>And</w:t>
                  </w:r>
                  <w:r>
                    <w:t xml:space="preserve"> the player already has VIP status</w:t>
                  </w:r>
                </w:p>
                <w:p w:rsidR="00D25457" w:rsidP="00D25457" w:rsidRDefault="00D25457" w14:paraId="2EC66105" w14:textId="77777777">
                  <w:r w:rsidRPr="00FD7744">
                    <w:rPr>
                      <w:b/>
                      <w:u w:val="single"/>
                    </w:rPr>
                    <w:t>When</w:t>
                  </w:r>
                  <w:r w:rsidRPr="005268E5">
                    <w:rPr>
                      <w:b/>
                    </w:rPr>
                    <w:t xml:space="preserve"> </w:t>
                  </w:r>
                  <w:r>
                    <w:t>manager</w:t>
                  </w:r>
                  <w:r w:rsidRPr="00CE6018">
                    <w:t xml:space="preserve"> selects </w:t>
                  </w:r>
                  <w:r>
                    <w:t>to mark the player as VIP</w:t>
                  </w:r>
                </w:p>
                <w:p w:rsidR="00D25457" w:rsidP="00D25457" w:rsidRDefault="00D25457" w14:paraId="0B84CB6B" w14:textId="77777777">
                  <w:r>
                    <w:rPr>
                      <w:b/>
                      <w:bCs/>
                      <w:u w:val="single"/>
                    </w:rPr>
                    <w:t>Then</w:t>
                  </w:r>
                  <w:r>
                    <w:t xml:space="preserve"> the VIP status is extended with 30 days</w:t>
                  </w:r>
                </w:p>
                <w:p w:rsidR="00D25457" w:rsidP="00B27DDA" w:rsidRDefault="00D25457" w14:paraId="1407A143" w14:textId="007C901B">
                  <w:pPr>
                    <w:ind w:left="720"/>
                    <w:rPr>
                      <w:b/>
                    </w:rPr>
                  </w:pPr>
                  <w:r>
                    <w:rPr>
                      <w:b/>
                      <w:bCs/>
                    </w:rPr>
                    <w:t>And</w:t>
                  </w:r>
                  <w:r>
                    <w:t xml:space="preserve"> a confirmation is sent to the player</w:t>
                  </w:r>
                </w:p>
              </w:tc>
              <w:tc>
                <w:tcPr>
                  <w:tcW w:w="4687" w:type="dxa"/>
                </w:tcPr>
                <w:p w:rsidR="00D25457" w:rsidP="00D25457" w:rsidRDefault="00D25457" w14:paraId="03C2429D" w14:textId="77777777">
                  <w:pPr>
                    <w:rPr>
                      <w:b/>
                    </w:rPr>
                  </w:pPr>
                </w:p>
              </w:tc>
            </w:tr>
          </w:tbl>
          <w:p w:rsidRPr="005268E5" w:rsidR="00110EC6" w:rsidP="00D67157" w:rsidRDefault="00110EC6" w14:paraId="6AAEFAC3" w14:textId="77777777"/>
          <w:p w:rsidRPr="005268E5" w:rsidR="00110EC6" w:rsidP="00D67157" w:rsidRDefault="00110EC6" w14:paraId="55D6FD8E" w14:textId="77777777">
            <w:pPr>
              <w:pStyle w:val="Heading3"/>
              <w:jc w:val="center"/>
            </w:pPr>
            <w:r w:rsidRPr="005268E5">
              <w:t>Failure scenarios</w:t>
            </w:r>
          </w:p>
          <w:tbl>
            <w:tblPr>
              <w:tblStyle w:val="TableGrid"/>
              <w:tblW w:w="0" w:type="auto"/>
              <w:tblLook w:val="04A0" w:firstRow="1" w:lastRow="0" w:firstColumn="1" w:lastColumn="0" w:noHBand="0" w:noVBand="1"/>
            </w:tblPr>
            <w:tblGrid>
              <w:gridCol w:w="4691"/>
              <w:gridCol w:w="4691"/>
            </w:tblGrid>
            <w:tr w:rsidRPr="005268E5" w:rsidR="00110EC6" w:rsidTr="00D67157" w14:paraId="001E5143" w14:textId="77777777">
              <w:trPr>
                <w:cantSplit/>
              </w:trPr>
              <w:tc>
                <w:tcPr>
                  <w:tcW w:w="4691" w:type="dxa"/>
                </w:tcPr>
                <w:p w:rsidR="00110EC6" w:rsidP="00D67157" w:rsidRDefault="00110EC6" w14:paraId="33CA0DF3" w14:textId="77777777">
                  <w:pPr>
                    <w:rPr>
                      <w:b/>
                    </w:rPr>
                  </w:pPr>
                  <w:r>
                    <w:rPr>
                      <w:b/>
                    </w:rPr>
                    <w:t>F1 – Player not found</w:t>
                  </w:r>
                </w:p>
                <w:p w:rsidRPr="008C1D01" w:rsidR="008C1D01" w:rsidP="00D67157" w:rsidRDefault="008C1D01" w14:paraId="700D5F4F" w14:textId="380ABCCC">
                  <w:pPr>
                    <w:rPr>
                      <w:bCs/>
                    </w:rPr>
                  </w:pPr>
                  <w:r>
                    <w:rPr>
                      <w:bCs/>
                    </w:rPr>
                    <w:t>You know how this goes</w:t>
                  </w:r>
                </w:p>
                <w:p w:rsidRPr="005268E5" w:rsidR="00110EC6" w:rsidP="00D67157" w:rsidRDefault="00110EC6" w14:paraId="6985E330" w14:textId="77777777">
                  <w:pPr>
                    <w:rPr>
                      <w:b/>
                      <w:i/>
                    </w:rPr>
                  </w:pPr>
                </w:p>
              </w:tc>
              <w:tc>
                <w:tcPr>
                  <w:tcW w:w="4691" w:type="dxa"/>
                </w:tcPr>
                <w:p w:rsidR="00CE71B7" w:rsidP="00CE71B7" w:rsidRDefault="00CE71B7" w14:paraId="55E7575C" w14:textId="73526AF2">
                  <w:pPr>
                    <w:rPr>
                      <w:b/>
                      <w:bCs/>
                    </w:rPr>
                  </w:pPr>
                  <w:r>
                    <w:rPr>
                      <w:b/>
                      <w:bCs/>
                    </w:rPr>
                    <w:t>F2 – Player is blacklisted</w:t>
                  </w:r>
                </w:p>
                <w:p w:rsidR="00CE71B7" w:rsidP="00CE71B7" w:rsidRDefault="00CE71B7" w14:paraId="270F44C8" w14:textId="77777777">
                  <w:pPr>
                    <w:rPr>
                      <w:bCs/>
                    </w:rPr>
                  </w:pPr>
                  <w:r>
                    <w:rPr>
                      <w:b/>
                      <w:u w:val="single"/>
                    </w:rPr>
                    <w:t>Given</w:t>
                  </w:r>
                  <w:r>
                    <w:rPr>
                      <w:bCs/>
                    </w:rPr>
                    <w:t xml:space="preserve"> an existing player</w:t>
                  </w:r>
                </w:p>
                <w:p w:rsidR="00CE71B7" w:rsidP="00CE71B7" w:rsidRDefault="00CE71B7" w14:paraId="0FCE76C3" w14:textId="77777777">
                  <w:pPr>
                    <w:ind w:left="720"/>
                    <w:rPr>
                      <w:bCs/>
                    </w:rPr>
                  </w:pPr>
                  <w:r>
                    <w:rPr>
                      <w:b/>
                    </w:rPr>
                    <w:t>And</w:t>
                  </w:r>
                  <w:r>
                    <w:rPr>
                      <w:bCs/>
                    </w:rPr>
                    <w:t xml:space="preserve"> the player blacklisted</w:t>
                  </w:r>
                </w:p>
                <w:p w:rsidR="00CE71B7" w:rsidP="00CE71B7" w:rsidRDefault="00CE71B7" w14:paraId="7EAEE2F7" w14:textId="77777777">
                  <w:pPr>
                    <w:rPr>
                      <w:bCs/>
                    </w:rPr>
                  </w:pPr>
                  <w:r>
                    <w:rPr>
                      <w:b/>
                      <w:u w:val="single"/>
                    </w:rPr>
                    <w:t>When</w:t>
                  </w:r>
                  <w:r>
                    <w:rPr>
                      <w:bCs/>
                    </w:rPr>
                    <w:t xml:space="preserve"> the manager selects to mark the player as VIP</w:t>
                  </w:r>
                </w:p>
                <w:p w:rsidRPr="006124C9" w:rsidR="006124C9" w:rsidP="00B27DDA" w:rsidRDefault="00CE71B7" w14:paraId="5069A651" w14:textId="16460C8D">
                  <w:r>
                    <w:rPr>
                      <w:b/>
                      <w:u w:val="single"/>
                    </w:rPr>
                    <w:t>Then</w:t>
                  </w:r>
                  <w:r>
                    <w:rPr>
                      <w:bCs/>
                    </w:rPr>
                    <w:t xml:space="preserve"> the request is rejected, with a message explaining blacklisted players cannot be elevated to VIPs</w:t>
                  </w:r>
                </w:p>
              </w:tc>
            </w:tr>
            <w:tr w:rsidRPr="005268E5" w:rsidR="002B5A2E" w:rsidTr="00D67157" w14:paraId="2BB5616C" w14:textId="77777777">
              <w:trPr>
                <w:cantSplit/>
              </w:trPr>
              <w:tc>
                <w:tcPr>
                  <w:tcW w:w="4691" w:type="dxa"/>
                </w:tcPr>
                <w:p w:rsidR="002B5A2E" w:rsidP="00D67157" w:rsidRDefault="002B5A2E" w14:paraId="75DF05F0" w14:textId="77777777">
                  <w:pPr>
                    <w:rPr>
                      <w:b/>
                    </w:rPr>
                  </w:pPr>
                  <w:r>
                    <w:rPr>
                      <w:b/>
                    </w:rPr>
                    <w:t>F3 – Player is quarantined</w:t>
                  </w:r>
                </w:p>
                <w:p w:rsidR="009228F3" w:rsidP="00D67157" w:rsidRDefault="009228F3" w14:paraId="5BBDA64B" w14:textId="77777777">
                  <w:pPr>
                    <w:rPr>
                      <w:bCs/>
                    </w:rPr>
                  </w:pPr>
                  <w:r>
                    <w:rPr>
                      <w:b/>
                      <w:u w:val="single"/>
                    </w:rPr>
                    <w:t>Given</w:t>
                  </w:r>
                  <w:r>
                    <w:rPr>
                      <w:bCs/>
                    </w:rPr>
                    <w:t xml:space="preserve"> an existing player</w:t>
                  </w:r>
                </w:p>
                <w:p w:rsidR="009228F3" w:rsidP="004E49D4" w:rsidRDefault="009228F3" w14:paraId="35F06E39" w14:textId="77777777">
                  <w:pPr>
                    <w:ind w:left="720"/>
                    <w:rPr>
                      <w:bCs/>
                    </w:rPr>
                  </w:pPr>
                  <w:r>
                    <w:rPr>
                      <w:b/>
                    </w:rPr>
                    <w:t>And</w:t>
                  </w:r>
                  <w:r>
                    <w:rPr>
                      <w:bCs/>
                    </w:rPr>
                    <w:t xml:space="preserve"> the player is </w:t>
                  </w:r>
                  <w:r w:rsidR="00F547F5">
                    <w:rPr>
                      <w:bCs/>
                    </w:rPr>
                    <w:t>currently quarantined</w:t>
                  </w:r>
                </w:p>
                <w:p w:rsidR="00F547F5" w:rsidP="00D67157" w:rsidRDefault="00F547F5" w14:paraId="514C0F1C" w14:textId="77777777">
                  <w:pPr>
                    <w:rPr>
                      <w:bCs/>
                    </w:rPr>
                  </w:pPr>
                  <w:r>
                    <w:rPr>
                      <w:b/>
                      <w:u w:val="single"/>
                    </w:rPr>
                    <w:t>When</w:t>
                  </w:r>
                  <w:r>
                    <w:rPr>
                      <w:bCs/>
                    </w:rPr>
                    <w:t xml:space="preserve"> the manager selects to mark the player as VIP</w:t>
                  </w:r>
                </w:p>
                <w:p w:rsidRPr="00F547F5" w:rsidR="00F547F5" w:rsidP="00D67157" w:rsidRDefault="00F547F5" w14:paraId="24A7463C" w14:textId="5587CACC">
                  <w:pPr>
                    <w:rPr>
                      <w:bCs/>
                    </w:rPr>
                  </w:pPr>
                  <w:r>
                    <w:rPr>
                      <w:b/>
                      <w:u w:val="single"/>
                    </w:rPr>
                    <w:t>Then</w:t>
                  </w:r>
                  <w:r>
                    <w:rPr>
                      <w:bCs/>
                    </w:rPr>
                    <w:t xml:space="preserve"> the request is rejected, with a message explaining quarantined players cannot be </w:t>
                  </w:r>
                  <w:r w:rsidR="004E49D4">
                    <w:rPr>
                      <w:bCs/>
                    </w:rPr>
                    <w:t>elevated to VIPs</w:t>
                  </w:r>
                </w:p>
              </w:tc>
              <w:tc>
                <w:tcPr>
                  <w:tcW w:w="4691" w:type="dxa"/>
                </w:tcPr>
                <w:p w:rsidR="004E49D4" w:rsidP="004E49D4" w:rsidRDefault="004E49D4" w14:paraId="403E28F0" w14:textId="4E776841">
                  <w:pPr>
                    <w:rPr>
                      <w:b/>
                      <w:bCs/>
                    </w:rPr>
                  </w:pPr>
                </w:p>
              </w:tc>
            </w:tr>
          </w:tbl>
          <w:p w:rsidRPr="005268E5" w:rsidR="00110EC6" w:rsidP="00D67157" w:rsidRDefault="00110EC6" w14:paraId="26203708" w14:textId="77777777"/>
        </w:tc>
      </w:tr>
    </w:tbl>
    <w:p w:rsidR="00110EC6" w:rsidRDefault="00110EC6" w14:paraId="0398205D" w14:textId="77777777">
      <w:pPr>
        <w:rPr>
          <w:rFonts w:asciiTheme="majorHAnsi" w:hAnsiTheme="majorHAnsi" w:eastAsiaTheme="majorEastAsia" w:cstheme="majorBidi"/>
          <w:color w:val="2F5496" w:themeColor="accent1" w:themeShade="BF"/>
          <w:sz w:val="26"/>
          <w:szCs w:val="26"/>
        </w:rPr>
      </w:pPr>
      <w:r>
        <w:br w:type="page"/>
      </w:r>
    </w:p>
    <w:p w:rsidR="00951445" w:rsidP="00951445" w:rsidRDefault="00951445" w14:paraId="4DC4AFBE" w14:textId="65F5039A">
      <w:pPr>
        <w:pStyle w:val="Heading2"/>
        <w:jc w:val="both"/>
      </w:pPr>
      <w:r>
        <w:t xml:space="preserve">ID: 13 – The manager </w:t>
      </w:r>
      <w:r w:rsidR="00E97637">
        <w:t>sets part of the daily schedule as VIP only</w:t>
      </w:r>
    </w:p>
    <w:tbl>
      <w:tblPr>
        <w:tblStyle w:val="TableGrid"/>
        <w:tblW w:w="0" w:type="auto"/>
        <w:tblLook w:val="04A0" w:firstRow="1" w:lastRow="0" w:firstColumn="1" w:lastColumn="0" w:noHBand="0" w:noVBand="1"/>
      </w:tblPr>
      <w:tblGrid>
        <w:gridCol w:w="9608"/>
      </w:tblGrid>
      <w:tr w:rsidRPr="005268E5" w:rsidR="00951445" w:rsidTr="00D67157" w14:paraId="005FCC8C" w14:textId="77777777">
        <w:tc>
          <w:tcPr>
            <w:tcW w:w="9608" w:type="dxa"/>
            <w:tcBorders>
              <w:top w:val="double" w:color="000000" w:themeColor="text1" w:sz="4" w:space="0"/>
              <w:left w:val="double" w:color="000000" w:themeColor="text1" w:sz="4" w:space="0"/>
              <w:bottom w:val="double" w:color="000000" w:themeColor="text1" w:sz="4" w:space="0"/>
              <w:right w:val="double" w:color="000000" w:themeColor="text1" w:sz="4" w:space="0"/>
            </w:tcBorders>
          </w:tcPr>
          <w:p w:rsidRPr="00E97637" w:rsidR="00951445" w:rsidP="00D67157" w:rsidRDefault="00951445" w14:paraId="0D96ED49" w14:textId="154025F2">
            <w:pPr>
              <w:rPr>
                <w:bCs/>
              </w:rPr>
            </w:pPr>
            <w:r w:rsidRPr="005268E5">
              <w:rPr>
                <w:b/>
              </w:rPr>
              <w:t>In order to</w:t>
            </w:r>
            <w:r w:rsidR="00E97637">
              <w:rPr>
                <w:bCs/>
              </w:rPr>
              <w:t xml:space="preserve"> give priority to our VIP members</w:t>
            </w:r>
          </w:p>
          <w:p w:rsidRPr="005268E5" w:rsidR="00951445" w:rsidP="00D67157" w:rsidRDefault="00951445" w14:paraId="7219B427" w14:textId="77777777">
            <w:r w:rsidRPr="005268E5">
              <w:rPr>
                <w:b/>
              </w:rPr>
              <w:t>As a</w:t>
            </w:r>
            <w:r>
              <w:rPr>
                <w:b/>
              </w:rPr>
              <w:t xml:space="preserve"> </w:t>
            </w:r>
            <w:r>
              <w:t>manager</w:t>
            </w:r>
          </w:p>
          <w:p w:rsidR="00951445" w:rsidP="00D67157" w:rsidRDefault="00951445" w14:paraId="5F212391" w14:textId="2AA90E80">
            <w:r w:rsidRPr="005268E5">
              <w:rPr>
                <w:b/>
              </w:rPr>
              <w:t xml:space="preserve">I want to </w:t>
            </w:r>
            <w:r w:rsidR="00E97637">
              <w:t>make part of a daily schedule VIP only</w:t>
            </w:r>
          </w:p>
          <w:p w:rsidR="00951445" w:rsidP="00D67157" w:rsidRDefault="00951445" w14:paraId="155E64FE" w14:textId="77777777"/>
          <w:p w:rsidR="006A3467" w:rsidP="00D67157" w:rsidRDefault="006A3467" w14:paraId="1CF7180A" w14:textId="075DEDD3">
            <w:r>
              <w:t>Comment:</w:t>
            </w:r>
          </w:p>
          <w:p w:rsidR="006A3467" w:rsidP="006A3467" w:rsidRDefault="006A3467" w14:paraId="04C7435E" w14:textId="6E7638D3">
            <w:pPr>
              <w:pStyle w:val="ListParagraph"/>
              <w:numPr>
                <w:ilvl w:val="0"/>
                <w:numId w:val="4"/>
              </w:numPr>
            </w:pPr>
            <w:r>
              <w:t>S1 should be easy enough, if you stick to just one allowed time span. If you want to include the other success scenarios, I think this will be a bit of a challenge</w:t>
            </w:r>
            <w:r w:rsidR="006814AE">
              <w:t>. Consider yourself challenged.</w:t>
            </w:r>
          </w:p>
          <w:p w:rsidR="006A3467" w:rsidP="00D67157" w:rsidRDefault="006A3467" w14:paraId="1F544507" w14:textId="77777777"/>
          <w:p w:rsidR="00951445" w:rsidP="00D67157" w:rsidRDefault="004F07AC" w14:paraId="61552CA7" w14:textId="3505E133">
            <w:r>
              <w:t>Elaboration</w:t>
            </w:r>
            <w:r w:rsidR="004D21B2">
              <w:t>:</w:t>
            </w:r>
          </w:p>
          <w:p w:rsidR="00951445" w:rsidP="00951445" w:rsidRDefault="004F07AC" w14:paraId="1B9EEE58" w14:textId="4E68CC7A">
            <w:pPr>
              <w:pStyle w:val="ListParagraph"/>
              <w:numPr>
                <w:ilvl w:val="0"/>
                <w:numId w:val="4"/>
              </w:numPr>
            </w:pPr>
            <w:r>
              <w:t>This just means that only players marked as VIP can create bookings, which overlaps this VIP time span</w:t>
            </w:r>
          </w:p>
          <w:p w:rsidR="00DB64D0" w:rsidP="00951445" w:rsidRDefault="005C64B3" w14:paraId="05948599" w14:textId="1BE747FF">
            <w:pPr>
              <w:pStyle w:val="ListParagraph"/>
              <w:numPr>
                <w:ilvl w:val="0"/>
                <w:numId w:val="4"/>
              </w:numPr>
            </w:pPr>
            <w:r>
              <w:t>Multiple</w:t>
            </w:r>
            <w:r w:rsidR="00DB64D0">
              <w:t xml:space="preserve"> VIP time span</w:t>
            </w:r>
            <w:r>
              <w:t>s</w:t>
            </w:r>
            <w:r w:rsidR="00DB64D0">
              <w:t xml:space="preserve"> per daily schedule </w:t>
            </w:r>
            <w:r>
              <w:t>are</w:t>
            </w:r>
            <w:r w:rsidR="00577939">
              <w:t xml:space="preserve"> </w:t>
            </w:r>
            <w:r w:rsidR="00DB64D0">
              <w:t>allowed</w:t>
            </w:r>
          </w:p>
          <w:p w:rsidR="00D71EB5" w:rsidP="00951445" w:rsidRDefault="00D71EB5" w14:paraId="62FF4D66" w14:textId="49DFAE6D">
            <w:pPr>
              <w:pStyle w:val="ListParagraph"/>
              <w:numPr>
                <w:ilvl w:val="0"/>
                <w:numId w:val="4"/>
              </w:numPr>
            </w:pPr>
            <w:r>
              <w:t xml:space="preserve">Each VIP </w:t>
            </w:r>
            <w:r w:rsidR="00CE5EF7">
              <w:t>time span is 30 minutes or more.</w:t>
            </w:r>
          </w:p>
          <w:p w:rsidRPr="005268E5" w:rsidR="00951445" w:rsidP="00D67157" w:rsidRDefault="00951445" w14:paraId="3B2A5A1F" w14:textId="77777777">
            <w:pPr>
              <w:pStyle w:val="Heading3"/>
              <w:jc w:val="center"/>
            </w:pPr>
            <w:r w:rsidRPr="005268E5">
              <w:t>Success scenarios</w:t>
            </w:r>
          </w:p>
          <w:tbl>
            <w:tblPr>
              <w:tblStyle w:val="TableGrid"/>
              <w:tblW w:w="0" w:type="auto"/>
              <w:tblLook w:val="04A0" w:firstRow="1" w:lastRow="0" w:firstColumn="1" w:lastColumn="0" w:noHBand="0" w:noVBand="1"/>
            </w:tblPr>
            <w:tblGrid>
              <w:gridCol w:w="4695"/>
              <w:gridCol w:w="4687"/>
            </w:tblGrid>
            <w:tr w:rsidRPr="005268E5" w:rsidR="00951445" w:rsidTr="002F0C9D" w14:paraId="6490C610" w14:textId="77777777">
              <w:trPr>
                <w:cantSplit/>
              </w:trPr>
              <w:tc>
                <w:tcPr>
                  <w:tcW w:w="4695" w:type="dxa"/>
                </w:tcPr>
                <w:p w:rsidR="00951445" w:rsidP="00D67157" w:rsidRDefault="00951445" w14:paraId="62D01AEC" w14:textId="33EB6436">
                  <w:pPr>
                    <w:rPr>
                      <w:b/>
                    </w:rPr>
                  </w:pPr>
                  <w:r>
                    <w:rPr>
                      <w:b/>
                    </w:rPr>
                    <w:t>S1</w:t>
                  </w:r>
                  <w:r w:rsidR="00DF53C2">
                    <w:rPr>
                      <w:b/>
                    </w:rPr>
                    <w:t xml:space="preserve"> – Zero pre-existing time spans</w:t>
                  </w:r>
                </w:p>
                <w:p w:rsidR="00951445" w:rsidP="00A611C6" w:rsidRDefault="00B26DC5" w14:paraId="0E1C784D" w14:textId="77777777">
                  <w:pPr>
                    <w:rPr>
                      <w:bCs/>
                    </w:rPr>
                  </w:pPr>
                  <w:r>
                    <w:rPr>
                      <w:b/>
                      <w:u w:val="single"/>
                    </w:rPr>
                    <w:t>Given</w:t>
                  </w:r>
                  <w:r>
                    <w:rPr>
                      <w:bCs/>
                    </w:rPr>
                    <w:t xml:space="preserve"> an existing daily schedule</w:t>
                  </w:r>
                </w:p>
                <w:p w:rsidR="00B26DC5" w:rsidP="00827427" w:rsidRDefault="009F329D" w14:paraId="478E623F" w14:textId="77777777">
                  <w:pPr>
                    <w:ind w:left="720"/>
                    <w:rPr>
                      <w:bCs/>
                    </w:rPr>
                  </w:pPr>
                  <w:r>
                    <w:rPr>
                      <w:b/>
                    </w:rPr>
                    <w:t>And</w:t>
                  </w:r>
                  <w:r>
                    <w:rPr>
                      <w:bCs/>
                    </w:rPr>
                    <w:t xml:space="preserve"> a time range, within the daily schedule</w:t>
                  </w:r>
                </w:p>
                <w:p w:rsidRPr="00B23865" w:rsidR="00B23865" w:rsidP="00827427" w:rsidRDefault="00B23865" w14:paraId="77AA63B8" w14:textId="6550DE33">
                  <w:pPr>
                    <w:ind w:left="720"/>
                    <w:rPr>
                      <w:bCs/>
                    </w:rPr>
                  </w:pPr>
                  <w:r>
                    <w:rPr>
                      <w:b/>
                    </w:rPr>
                    <w:t>And</w:t>
                  </w:r>
                  <w:r>
                    <w:rPr>
                      <w:bCs/>
                    </w:rPr>
                    <w:t xml:space="preserve"> the time range is 30 minutes or more</w:t>
                  </w:r>
                </w:p>
                <w:p w:rsidR="009F329D" w:rsidP="00A611C6" w:rsidRDefault="009F329D" w14:paraId="7633F778" w14:textId="77777777">
                  <w:pPr>
                    <w:rPr>
                      <w:bCs/>
                    </w:rPr>
                  </w:pPr>
                  <w:r>
                    <w:rPr>
                      <w:b/>
                      <w:u w:val="single"/>
                    </w:rPr>
                    <w:t>When</w:t>
                  </w:r>
                  <w:r>
                    <w:rPr>
                      <w:bCs/>
                    </w:rPr>
                    <w:t xml:space="preserve"> the manager selects to mark this time range as VIP only</w:t>
                  </w:r>
                </w:p>
                <w:p w:rsidR="009F329D" w:rsidP="00A611C6" w:rsidRDefault="009F329D" w14:paraId="5333FD1D" w14:textId="77777777">
                  <w:pPr>
                    <w:rPr>
                      <w:bCs/>
                    </w:rPr>
                  </w:pPr>
                  <w:r>
                    <w:rPr>
                      <w:b/>
                      <w:u w:val="single"/>
                    </w:rPr>
                    <w:t>Then</w:t>
                  </w:r>
                  <w:r>
                    <w:rPr>
                      <w:bCs/>
                    </w:rPr>
                    <w:t xml:space="preserve"> the daily schedule has a time range which is marked VIP only</w:t>
                  </w:r>
                </w:p>
                <w:p w:rsidRPr="009F329D" w:rsidR="009F329D" w:rsidP="00827427" w:rsidRDefault="009F329D" w14:paraId="0654D5B5" w14:textId="1880A16F">
                  <w:pPr>
                    <w:ind w:left="720"/>
                  </w:pPr>
                  <w:r>
                    <w:rPr>
                      <w:b/>
                    </w:rPr>
                    <w:t>And</w:t>
                  </w:r>
                  <w:r>
                    <w:rPr>
                      <w:bCs/>
                    </w:rPr>
                    <w:t xml:space="preserve"> only VIP players can create bookings which overlaps this time range.</w:t>
                  </w:r>
                </w:p>
              </w:tc>
              <w:tc>
                <w:tcPr>
                  <w:tcW w:w="4687" w:type="dxa"/>
                </w:tcPr>
                <w:p w:rsidR="00951445" w:rsidP="00D67157" w:rsidRDefault="00827427" w14:paraId="6F64E5DC" w14:textId="77777777">
                  <w:pPr>
                    <w:rPr>
                      <w:b/>
                    </w:rPr>
                  </w:pPr>
                  <w:r>
                    <w:rPr>
                      <w:b/>
                    </w:rPr>
                    <w:t xml:space="preserve">S2 - </w:t>
                  </w:r>
                  <w:r w:rsidR="005C64B3">
                    <w:rPr>
                      <w:b/>
                    </w:rPr>
                    <w:t>Other time span exists, results in two separate</w:t>
                  </w:r>
                </w:p>
                <w:p w:rsidR="00827427" w:rsidP="00D67157" w:rsidRDefault="00827427" w14:paraId="15637D2B" w14:textId="77777777">
                  <w:pPr>
                    <w:rPr>
                      <w:bCs/>
                    </w:rPr>
                  </w:pPr>
                  <w:r>
                    <w:rPr>
                      <w:b/>
                      <w:u w:val="single"/>
                    </w:rPr>
                    <w:t>Given</w:t>
                  </w:r>
                  <w:r>
                    <w:rPr>
                      <w:bCs/>
                    </w:rPr>
                    <w:t xml:space="preserve"> an existing daily schedule</w:t>
                  </w:r>
                </w:p>
                <w:p w:rsidR="00827427" w:rsidP="006E46BE" w:rsidRDefault="00827427" w14:paraId="2D9664C3" w14:textId="77777777">
                  <w:pPr>
                    <w:ind w:left="720"/>
                    <w:rPr>
                      <w:bCs/>
                    </w:rPr>
                  </w:pPr>
                  <w:r>
                    <w:rPr>
                      <w:b/>
                    </w:rPr>
                    <w:t>And</w:t>
                  </w:r>
                  <w:r>
                    <w:rPr>
                      <w:bCs/>
                    </w:rPr>
                    <w:t xml:space="preserve"> the daily schedule has an existing VIP time range</w:t>
                  </w:r>
                </w:p>
                <w:p w:rsidR="00550495" w:rsidP="006E46BE" w:rsidRDefault="00550495" w14:paraId="21819C54" w14:textId="77777777">
                  <w:pPr>
                    <w:ind w:left="720"/>
                    <w:rPr>
                      <w:bCs/>
                    </w:rPr>
                  </w:pPr>
                  <w:r>
                    <w:rPr>
                      <w:b/>
                    </w:rPr>
                    <w:t>And</w:t>
                  </w:r>
                  <w:r>
                    <w:rPr>
                      <w:bCs/>
                    </w:rPr>
                    <w:t xml:space="preserve"> a new, separate time range</w:t>
                  </w:r>
                </w:p>
                <w:p w:rsidR="006E46BE" w:rsidP="006E46BE" w:rsidRDefault="006E46BE" w14:paraId="5BCFC91F" w14:textId="77777777">
                  <w:pPr>
                    <w:rPr>
                      <w:rFonts w:ascii="Consolas" w:hAnsi="Consolas"/>
                      <w:b/>
                    </w:rPr>
                  </w:pPr>
                </w:p>
                <w:p w:rsidR="006E46BE" w:rsidP="006E46BE" w:rsidRDefault="006E46BE" w14:paraId="7AFB2B5C" w14:textId="7F660B49">
                  <w:pPr>
                    <w:rPr>
                      <w:rFonts w:ascii="Consolas" w:hAnsi="Consolas"/>
                      <w:bCs/>
                    </w:rPr>
                  </w:pPr>
                  <w:r w:rsidRPr="006E46BE">
                    <w:rPr>
                      <w:rFonts w:ascii="Consolas" w:hAnsi="Consolas"/>
                      <w:bCs/>
                    </w:rPr>
                    <w:t xml:space="preserve"> | Exi</w:t>
                  </w:r>
                  <w:r>
                    <w:rPr>
                      <w:rFonts w:ascii="Consolas" w:hAnsi="Consolas"/>
                      <w:bCs/>
                    </w:rPr>
                    <w:t xml:space="preserve">sting range: </w:t>
                  </w:r>
                  <w:r w:rsidR="00B252E2">
                    <w:rPr>
                      <w:rFonts w:ascii="Consolas" w:hAnsi="Consolas"/>
                      <w:bCs/>
                    </w:rPr>
                    <w:t>12.00-14.00 |</w:t>
                  </w:r>
                </w:p>
                <w:p w:rsidR="00B252E2" w:rsidP="006E46BE" w:rsidRDefault="00B252E2" w14:paraId="14BAE6E2" w14:textId="588556C8">
                  <w:pPr>
                    <w:rPr>
                      <w:rFonts w:ascii="Consolas" w:hAnsi="Consolas"/>
                      <w:bCs/>
                    </w:rPr>
                  </w:pPr>
                  <w:r>
                    <w:rPr>
                      <w:rFonts w:ascii="Consolas" w:hAnsi="Consolas"/>
                      <w:bCs/>
                    </w:rPr>
                    <w:t xml:space="preserve"> | Added range: 19.00-21.00    |</w:t>
                  </w:r>
                </w:p>
                <w:p w:rsidR="007D0410" w:rsidP="006E46BE" w:rsidRDefault="00B252E2" w14:paraId="2E609AB3" w14:textId="3F9A2432">
                  <w:pPr>
                    <w:rPr>
                      <w:rFonts w:ascii="Consolas" w:hAnsi="Consolas"/>
                      <w:bCs/>
                    </w:rPr>
                  </w:pPr>
                  <w:r>
                    <w:rPr>
                      <w:rFonts w:ascii="Consolas" w:hAnsi="Consolas"/>
                      <w:bCs/>
                    </w:rPr>
                    <w:t xml:space="preserve"> | Result: </w:t>
                  </w:r>
                  <w:r w:rsidR="007D0410">
                    <w:rPr>
                      <w:rFonts w:ascii="Consolas" w:hAnsi="Consolas"/>
                      <w:bCs/>
                    </w:rPr>
                    <w:t xml:space="preserve">                    |</w:t>
                  </w:r>
                </w:p>
                <w:p w:rsidRPr="006E46BE" w:rsidR="00B252E2" w:rsidP="006E46BE" w:rsidRDefault="007D0410" w14:paraId="72644EA6" w14:textId="05DAD683">
                  <w:pPr>
                    <w:rPr>
                      <w:rFonts w:ascii="Consolas" w:hAnsi="Consolas"/>
                      <w:bCs/>
                    </w:rPr>
                  </w:pPr>
                  <w:r>
                    <w:rPr>
                      <w:rFonts w:ascii="Consolas" w:hAnsi="Consolas"/>
                      <w:bCs/>
                    </w:rPr>
                    <w:t xml:space="preserve"> |   [12.00-14.00, 19.00-21.00 |</w:t>
                  </w:r>
                </w:p>
                <w:p w:rsidR="006E46BE" w:rsidP="006E46BE" w:rsidRDefault="006E46BE" w14:paraId="7F341B14" w14:textId="77777777">
                  <w:pPr>
                    <w:rPr>
                      <w:bCs/>
                    </w:rPr>
                  </w:pPr>
                </w:p>
                <w:p w:rsidR="00550495" w:rsidP="00D67157" w:rsidRDefault="00550495" w14:paraId="3BC3086B" w14:textId="77777777">
                  <w:pPr>
                    <w:rPr>
                      <w:bCs/>
                    </w:rPr>
                  </w:pPr>
                  <w:r>
                    <w:rPr>
                      <w:b/>
                      <w:u w:val="single"/>
                    </w:rPr>
                    <w:t>When</w:t>
                  </w:r>
                  <w:r>
                    <w:rPr>
                      <w:bCs/>
                    </w:rPr>
                    <w:t xml:space="preserve"> the manager selects to mark this time range as VIP only</w:t>
                  </w:r>
                </w:p>
                <w:p w:rsidR="00550495" w:rsidP="00D67157" w:rsidRDefault="00550495" w14:paraId="2F160B8F" w14:textId="77777777">
                  <w:pPr>
                    <w:rPr>
                      <w:bCs/>
                    </w:rPr>
                  </w:pPr>
                  <w:r>
                    <w:rPr>
                      <w:b/>
                      <w:u w:val="single"/>
                    </w:rPr>
                    <w:t>Then</w:t>
                  </w:r>
                  <w:r>
                    <w:rPr>
                      <w:bCs/>
                    </w:rPr>
                    <w:t xml:space="preserve"> the daily schedule has a new time range which is marked VIP only</w:t>
                  </w:r>
                </w:p>
                <w:p w:rsidRPr="00550495" w:rsidR="00550495" w:rsidP="006E46BE" w:rsidRDefault="00550495" w14:paraId="7F9725C4" w14:textId="18DFAC88">
                  <w:pPr>
                    <w:ind w:left="720"/>
                    <w:rPr>
                      <w:bCs/>
                    </w:rPr>
                  </w:pPr>
                  <w:r>
                    <w:rPr>
                      <w:b/>
                    </w:rPr>
                    <w:t>And</w:t>
                  </w:r>
                  <w:r>
                    <w:rPr>
                      <w:bCs/>
                    </w:rPr>
                    <w:t xml:space="preserve"> the already existing time range is intact</w:t>
                  </w:r>
                </w:p>
              </w:tc>
            </w:tr>
            <w:tr w:rsidRPr="005268E5" w:rsidR="005C64B3" w:rsidTr="002F0C9D" w14:paraId="35D4C66C" w14:textId="77777777">
              <w:trPr>
                <w:cantSplit/>
              </w:trPr>
              <w:tc>
                <w:tcPr>
                  <w:tcW w:w="4695" w:type="dxa"/>
                </w:tcPr>
                <w:p w:rsidR="005C64B3" w:rsidP="00D67157" w:rsidRDefault="00F7317F" w14:paraId="2CF14068" w14:textId="389DA4DB">
                  <w:pPr>
                    <w:rPr>
                      <w:b/>
                    </w:rPr>
                  </w:pPr>
                  <w:r>
                    <w:rPr>
                      <w:b/>
                    </w:rPr>
                    <w:t xml:space="preserve">S3 - </w:t>
                  </w:r>
                  <w:r w:rsidR="007B4B3B">
                    <w:rPr>
                      <w:b/>
                    </w:rPr>
                    <w:t>One</w:t>
                  </w:r>
                  <w:r w:rsidR="00DF53C2">
                    <w:rPr>
                      <w:b/>
                    </w:rPr>
                    <w:t xml:space="preserve"> pre-existing time span, result in </w:t>
                  </w:r>
                  <w:r w:rsidR="007D0410">
                    <w:rPr>
                      <w:b/>
                    </w:rPr>
                    <w:t>one time span</w:t>
                  </w:r>
                </w:p>
                <w:p w:rsidR="00F7317F" w:rsidP="00F7317F" w:rsidRDefault="00F7317F" w14:paraId="046BC296" w14:textId="77777777">
                  <w:pPr>
                    <w:rPr>
                      <w:bCs/>
                    </w:rPr>
                  </w:pPr>
                  <w:r>
                    <w:rPr>
                      <w:b/>
                      <w:u w:val="single"/>
                    </w:rPr>
                    <w:t>Given</w:t>
                  </w:r>
                  <w:r>
                    <w:rPr>
                      <w:bCs/>
                    </w:rPr>
                    <w:t xml:space="preserve"> an existing daily schedule</w:t>
                  </w:r>
                </w:p>
                <w:p w:rsidR="00F7317F" w:rsidP="00F7317F" w:rsidRDefault="00F7317F" w14:paraId="35149D2E" w14:textId="77777777">
                  <w:pPr>
                    <w:ind w:left="720"/>
                    <w:rPr>
                      <w:bCs/>
                    </w:rPr>
                  </w:pPr>
                  <w:r>
                    <w:rPr>
                      <w:b/>
                    </w:rPr>
                    <w:t>And</w:t>
                  </w:r>
                  <w:r>
                    <w:rPr>
                      <w:bCs/>
                    </w:rPr>
                    <w:t xml:space="preserve"> the daily schedule has an existing VIP time range</w:t>
                  </w:r>
                </w:p>
                <w:p w:rsidR="00F7317F" w:rsidP="00F7317F" w:rsidRDefault="00F7317F" w14:paraId="72DEB963" w14:textId="02CF14A0">
                  <w:pPr>
                    <w:ind w:left="720"/>
                    <w:rPr>
                      <w:bCs/>
                    </w:rPr>
                  </w:pPr>
                  <w:r>
                    <w:rPr>
                      <w:b/>
                    </w:rPr>
                    <w:t>And</w:t>
                  </w:r>
                  <w:r>
                    <w:rPr>
                      <w:bCs/>
                    </w:rPr>
                    <w:t xml:space="preserve"> a new, separate time range, which borders the existing</w:t>
                  </w:r>
                </w:p>
                <w:p w:rsidR="00AF6EDD" w:rsidP="00AF6EDD" w:rsidRDefault="00AF6EDD" w14:paraId="19F62839" w14:textId="77777777">
                  <w:pPr>
                    <w:rPr>
                      <w:b/>
                    </w:rPr>
                  </w:pPr>
                </w:p>
                <w:p w:rsidR="00AF6EDD" w:rsidP="00AF6EDD" w:rsidRDefault="00910AE7" w14:paraId="174F5DBD" w14:textId="30288292">
                  <w:pPr>
                    <w:rPr>
                      <w:rFonts w:ascii="Consolas" w:hAnsi="Consolas"/>
                      <w:bCs/>
                    </w:rPr>
                  </w:pPr>
                  <w:r>
                    <w:rPr>
                      <w:rFonts w:ascii="Consolas" w:hAnsi="Consolas"/>
                      <w:bCs/>
                    </w:rPr>
                    <w:t xml:space="preserve"> </w:t>
                  </w:r>
                  <w:r w:rsidRPr="006E46BE" w:rsidR="00AF6EDD">
                    <w:rPr>
                      <w:rFonts w:ascii="Consolas" w:hAnsi="Consolas"/>
                      <w:bCs/>
                    </w:rPr>
                    <w:t>| Exi</w:t>
                  </w:r>
                  <w:r w:rsidR="00AF6EDD">
                    <w:rPr>
                      <w:rFonts w:ascii="Consolas" w:hAnsi="Consolas"/>
                      <w:bCs/>
                    </w:rPr>
                    <w:t>sting range: 12.00-14.00 |</w:t>
                  </w:r>
                </w:p>
                <w:p w:rsidR="00D50261" w:rsidP="00AF6EDD" w:rsidRDefault="00910AE7" w14:paraId="1A8E7C76" w14:textId="77777777">
                  <w:pPr>
                    <w:rPr>
                      <w:rFonts w:ascii="Consolas" w:hAnsi="Consolas"/>
                      <w:bCs/>
                    </w:rPr>
                  </w:pPr>
                  <w:r>
                    <w:rPr>
                      <w:rFonts w:ascii="Consolas" w:hAnsi="Consolas"/>
                      <w:bCs/>
                    </w:rPr>
                    <w:t xml:space="preserve"> </w:t>
                  </w:r>
                </w:p>
                <w:p w:rsidR="00910AE7" w:rsidP="00AF6EDD" w:rsidRDefault="00D50261" w14:paraId="2C4A4ADE" w14:textId="674989FD">
                  <w:pPr>
                    <w:rPr>
                      <w:rFonts w:ascii="Consolas" w:hAnsi="Consolas"/>
                      <w:bCs/>
                    </w:rPr>
                  </w:pPr>
                  <w:r>
                    <w:rPr>
                      <w:rFonts w:ascii="Consolas" w:hAnsi="Consolas"/>
                      <w:bCs/>
                    </w:rPr>
                    <w:t xml:space="preserve"> </w:t>
                  </w:r>
                  <w:r w:rsidR="00910AE7">
                    <w:rPr>
                      <w:rFonts w:ascii="Consolas" w:hAnsi="Consolas"/>
                      <w:bCs/>
                    </w:rPr>
                    <w:t>| Added range: 14.00-15.00    |</w:t>
                  </w:r>
                </w:p>
                <w:p w:rsidR="00910AE7" w:rsidP="00AF6EDD" w:rsidRDefault="00910AE7" w14:paraId="331A54D8" w14:textId="7058B33B">
                  <w:pPr>
                    <w:rPr>
                      <w:rFonts w:ascii="Consolas" w:hAnsi="Consolas"/>
                      <w:bCs/>
                    </w:rPr>
                  </w:pPr>
                  <w:r>
                    <w:rPr>
                      <w:rFonts w:ascii="Consolas" w:hAnsi="Consolas"/>
                      <w:bCs/>
                    </w:rPr>
                    <w:t xml:space="preserve"> | Result: </w:t>
                  </w:r>
                  <w:r w:rsidR="00D50261">
                    <w:rPr>
                      <w:rFonts w:ascii="Consolas" w:hAnsi="Consolas"/>
                      <w:bCs/>
                    </w:rPr>
                    <w:t>12.00-15.00         |</w:t>
                  </w:r>
                </w:p>
                <w:p w:rsidR="00D50261" w:rsidP="00AF6EDD" w:rsidRDefault="00D50261" w14:paraId="6C4601EE" w14:textId="77777777">
                  <w:pPr>
                    <w:rPr>
                      <w:rFonts w:ascii="Consolas" w:hAnsi="Consolas"/>
                      <w:bCs/>
                    </w:rPr>
                  </w:pPr>
                </w:p>
                <w:p w:rsidR="00D50261" w:rsidP="00D50261" w:rsidRDefault="00D50261" w14:paraId="0C58BE25" w14:textId="67F3BE8A">
                  <w:pPr>
                    <w:rPr>
                      <w:rFonts w:ascii="Consolas" w:hAnsi="Consolas"/>
                      <w:bCs/>
                    </w:rPr>
                  </w:pPr>
                  <w:r>
                    <w:rPr>
                      <w:rFonts w:ascii="Consolas" w:hAnsi="Consolas"/>
                      <w:bCs/>
                    </w:rPr>
                    <w:t xml:space="preserve"> | Added range: 10.00-1</w:t>
                  </w:r>
                  <w:r w:rsidR="002F0C9D">
                    <w:rPr>
                      <w:rFonts w:ascii="Consolas" w:hAnsi="Consolas"/>
                      <w:bCs/>
                    </w:rPr>
                    <w:t>2</w:t>
                  </w:r>
                  <w:r>
                    <w:rPr>
                      <w:rFonts w:ascii="Consolas" w:hAnsi="Consolas"/>
                      <w:bCs/>
                    </w:rPr>
                    <w:t>.00    |</w:t>
                  </w:r>
                </w:p>
                <w:p w:rsidR="00D50261" w:rsidP="00D50261" w:rsidRDefault="00D50261" w14:paraId="72C0D53F" w14:textId="03D01FE0">
                  <w:pPr>
                    <w:rPr>
                      <w:rFonts w:ascii="Consolas" w:hAnsi="Consolas"/>
                      <w:bCs/>
                    </w:rPr>
                  </w:pPr>
                  <w:r>
                    <w:rPr>
                      <w:rFonts w:ascii="Consolas" w:hAnsi="Consolas"/>
                      <w:bCs/>
                    </w:rPr>
                    <w:t xml:space="preserve"> | Result: </w:t>
                  </w:r>
                  <w:r w:rsidR="002F0C9D">
                    <w:rPr>
                      <w:rFonts w:ascii="Consolas" w:hAnsi="Consolas"/>
                      <w:bCs/>
                    </w:rPr>
                    <w:t>10.00-14.00         |</w:t>
                  </w:r>
                </w:p>
                <w:p w:rsidR="002F0C9D" w:rsidP="002F0C9D" w:rsidRDefault="002F0C9D" w14:paraId="0373F351" w14:textId="77777777">
                  <w:pPr>
                    <w:rPr>
                      <w:rFonts w:ascii="Consolas" w:hAnsi="Consolas"/>
                      <w:bCs/>
                    </w:rPr>
                  </w:pPr>
                </w:p>
                <w:p w:rsidR="002F0C9D" w:rsidP="002F0C9D" w:rsidRDefault="002F0C9D" w14:paraId="124A2DDD" w14:textId="660AB131">
                  <w:pPr>
                    <w:rPr>
                      <w:rFonts w:ascii="Consolas" w:hAnsi="Consolas"/>
                      <w:bCs/>
                    </w:rPr>
                  </w:pPr>
                  <w:r>
                    <w:rPr>
                      <w:rFonts w:ascii="Consolas" w:hAnsi="Consolas"/>
                      <w:bCs/>
                    </w:rPr>
                    <w:t xml:space="preserve"> | Added range: 10.00-12.30    |</w:t>
                  </w:r>
                </w:p>
                <w:p w:rsidR="002F0C9D" w:rsidP="002F0C9D" w:rsidRDefault="002F0C9D" w14:paraId="42CE3D0B" w14:textId="1CB366A6">
                  <w:pPr>
                    <w:rPr>
                      <w:rFonts w:ascii="Consolas" w:hAnsi="Consolas"/>
                      <w:bCs/>
                    </w:rPr>
                  </w:pPr>
                  <w:r>
                    <w:rPr>
                      <w:rFonts w:ascii="Consolas" w:hAnsi="Consolas"/>
                      <w:bCs/>
                    </w:rPr>
                    <w:t xml:space="preserve"> | Result: 10.00-14.00         |</w:t>
                  </w:r>
                </w:p>
                <w:p w:rsidR="002F0C9D" w:rsidP="002F0C9D" w:rsidRDefault="002F0C9D" w14:paraId="2975B710" w14:textId="77777777">
                  <w:pPr>
                    <w:rPr>
                      <w:rFonts w:ascii="Consolas" w:hAnsi="Consolas"/>
                      <w:bCs/>
                    </w:rPr>
                  </w:pPr>
                </w:p>
                <w:p w:rsidR="002F0C9D" w:rsidP="002F0C9D" w:rsidRDefault="002F0C9D" w14:paraId="23FCA29A" w14:textId="2C630520">
                  <w:pPr>
                    <w:rPr>
                      <w:rFonts w:ascii="Consolas" w:hAnsi="Consolas"/>
                      <w:bCs/>
                    </w:rPr>
                  </w:pPr>
                  <w:r>
                    <w:rPr>
                      <w:rFonts w:ascii="Consolas" w:hAnsi="Consolas"/>
                      <w:bCs/>
                    </w:rPr>
                    <w:t xml:space="preserve"> | Added range: 10.00-15.00    |</w:t>
                  </w:r>
                </w:p>
                <w:p w:rsidR="002F0C9D" w:rsidP="002F0C9D" w:rsidRDefault="002F0C9D" w14:paraId="2DF6B3DB" w14:textId="3C30DF07">
                  <w:pPr>
                    <w:rPr>
                      <w:rFonts w:ascii="Consolas" w:hAnsi="Consolas"/>
                      <w:bCs/>
                    </w:rPr>
                  </w:pPr>
                  <w:r>
                    <w:rPr>
                      <w:rFonts w:ascii="Consolas" w:hAnsi="Consolas"/>
                      <w:bCs/>
                    </w:rPr>
                    <w:t xml:space="preserve"> | Result: 10.00-15.00         |</w:t>
                  </w:r>
                </w:p>
                <w:p w:rsidR="002F0C9D" w:rsidP="002F0C9D" w:rsidRDefault="002F0C9D" w14:paraId="35823AF7" w14:textId="77777777">
                  <w:pPr>
                    <w:rPr>
                      <w:rFonts w:ascii="Consolas" w:hAnsi="Consolas"/>
                      <w:bCs/>
                    </w:rPr>
                  </w:pPr>
                </w:p>
                <w:p w:rsidR="002F0C9D" w:rsidP="002F0C9D" w:rsidRDefault="002F0C9D" w14:paraId="601CF650" w14:textId="553A2ED3">
                  <w:pPr>
                    <w:rPr>
                      <w:rFonts w:ascii="Consolas" w:hAnsi="Consolas"/>
                      <w:bCs/>
                    </w:rPr>
                  </w:pPr>
                  <w:r>
                    <w:rPr>
                      <w:rFonts w:ascii="Consolas" w:hAnsi="Consolas"/>
                      <w:bCs/>
                    </w:rPr>
                    <w:t xml:space="preserve"> | Added range: 12.30-15.00    |</w:t>
                  </w:r>
                </w:p>
                <w:p w:rsidR="002F0C9D" w:rsidP="002F0C9D" w:rsidRDefault="002F0C9D" w14:paraId="52223A12" w14:textId="3B1E3620">
                  <w:pPr>
                    <w:rPr>
                      <w:rFonts w:ascii="Consolas" w:hAnsi="Consolas"/>
                      <w:bCs/>
                    </w:rPr>
                  </w:pPr>
                  <w:r>
                    <w:rPr>
                      <w:rFonts w:ascii="Consolas" w:hAnsi="Consolas"/>
                      <w:bCs/>
                    </w:rPr>
                    <w:t xml:space="preserve"> | Result: 12.00-15.00         |</w:t>
                  </w:r>
                </w:p>
                <w:p w:rsidR="002F0C9D" w:rsidP="002F0C9D" w:rsidRDefault="002F0C9D" w14:paraId="110F4B8F" w14:textId="77777777">
                  <w:pPr>
                    <w:rPr>
                      <w:rFonts w:ascii="Consolas" w:hAnsi="Consolas"/>
                      <w:bCs/>
                    </w:rPr>
                  </w:pPr>
                </w:p>
                <w:p w:rsidR="002F0C9D" w:rsidP="002F0C9D" w:rsidRDefault="002F0C9D" w14:paraId="12D26FF0" w14:textId="2AEFBE59">
                  <w:pPr>
                    <w:rPr>
                      <w:rFonts w:ascii="Consolas" w:hAnsi="Consolas"/>
                      <w:bCs/>
                    </w:rPr>
                  </w:pPr>
                  <w:r>
                    <w:rPr>
                      <w:rFonts w:ascii="Consolas" w:hAnsi="Consolas"/>
                      <w:bCs/>
                    </w:rPr>
                    <w:t xml:space="preserve"> | Added range: 11.00-15.00    |</w:t>
                  </w:r>
                </w:p>
                <w:p w:rsidR="002F0C9D" w:rsidP="002F0C9D" w:rsidRDefault="002F0C9D" w14:paraId="2E1D0C80" w14:textId="5661231A">
                  <w:pPr>
                    <w:rPr>
                      <w:rFonts w:ascii="Consolas" w:hAnsi="Consolas"/>
                      <w:bCs/>
                    </w:rPr>
                  </w:pPr>
                  <w:r>
                    <w:rPr>
                      <w:rFonts w:ascii="Consolas" w:hAnsi="Consolas"/>
                      <w:bCs/>
                    </w:rPr>
                    <w:t xml:space="preserve"> | Result: 11.00-15.00         |</w:t>
                  </w:r>
                </w:p>
                <w:p w:rsidR="002F0C9D" w:rsidP="002F0C9D" w:rsidRDefault="002F0C9D" w14:paraId="2B755AD3" w14:textId="77777777">
                  <w:pPr>
                    <w:rPr>
                      <w:rFonts w:ascii="Consolas" w:hAnsi="Consolas"/>
                      <w:bCs/>
                    </w:rPr>
                  </w:pPr>
                </w:p>
                <w:p w:rsidR="002F0C9D" w:rsidP="002F0C9D" w:rsidRDefault="002F0C9D" w14:paraId="4D856269" w14:textId="77777777">
                  <w:pPr>
                    <w:rPr>
                      <w:bCs/>
                    </w:rPr>
                  </w:pPr>
                  <w:r>
                    <w:rPr>
                      <w:rFonts w:ascii="Consolas" w:hAnsi="Consolas"/>
                      <w:b/>
                      <w:u w:val="single"/>
                    </w:rPr>
                    <w:t>When</w:t>
                  </w:r>
                  <w:r>
                    <w:rPr>
                      <w:rFonts w:ascii="Consolas" w:hAnsi="Consolas"/>
                      <w:bCs/>
                    </w:rPr>
                    <w:t xml:space="preserve"> </w:t>
                  </w:r>
                  <w:r>
                    <w:rPr>
                      <w:bCs/>
                    </w:rPr>
                    <w:t>the manager selects to mark this time range as VIP only</w:t>
                  </w:r>
                </w:p>
                <w:p w:rsidRPr="00F7317F" w:rsidR="00F7317F" w:rsidP="002F0C9D" w:rsidRDefault="002F0C9D" w14:paraId="73A80EB3" w14:textId="08CB19B2">
                  <w:pPr>
                    <w:rPr>
                      <w:bCs/>
                    </w:rPr>
                  </w:pPr>
                  <w:r>
                    <w:rPr>
                      <w:b/>
                      <w:u w:val="single"/>
                    </w:rPr>
                    <w:t>Then</w:t>
                  </w:r>
                  <w:r>
                    <w:rPr>
                      <w:bCs/>
                    </w:rPr>
                    <w:t xml:space="preserve"> the daily schedule has an updated time range which is marked VIP only</w:t>
                  </w:r>
                </w:p>
              </w:tc>
              <w:tc>
                <w:tcPr>
                  <w:tcW w:w="4687" w:type="dxa"/>
                </w:tcPr>
                <w:p w:rsidR="005C64B3" w:rsidP="00D67157" w:rsidRDefault="002F0C9D" w14:paraId="3089E0CF" w14:textId="77777777">
                  <w:pPr>
                    <w:rPr>
                      <w:b/>
                    </w:rPr>
                  </w:pPr>
                  <w:r>
                    <w:rPr>
                      <w:b/>
                    </w:rPr>
                    <w:t>S4 - More pre-existing time spans, are combined as needed</w:t>
                  </w:r>
                  <w:r w:rsidR="006A3467">
                    <w:rPr>
                      <w:b/>
                    </w:rPr>
                    <w:t>.</w:t>
                  </w:r>
                </w:p>
                <w:p w:rsidR="002F0C9D" w:rsidP="002F0C9D" w:rsidRDefault="002F0C9D" w14:paraId="348243AF" w14:textId="77777777">
                  <w:pPr>
                    <w:rPr>
                      <w:bCs/>
                    </w:rPr>
                  </w:pPr>
                  <w:r>
                    <w:rPr>
                      <w:b/>
                      <w:u w:val="single"/>
                    </w:rPr>
                    <w:t>Given</w:t>
                  </w:r>
                  <w:r>
                    <w:rPr>
                      <w:bCs/>
                    </w:rPr>
                    <w:t xml:space="preserve"> an existing daily schedule</w:t>
                  </w:r>
                </w:p>
                <w:p w:rsidR="002F0C9D" w:rsidP="002F0C9D" w:rsidRDefault="002F0C9D" w14:paraId="046B6C4A" w14:textId="137C5810">
                  <w:pPr>
                    <w:ind w:left="720"/>
                    <w:rPr>
                      <w:bCs/>
                    </w:rPr>
                  </w:pPr>
                  <w:r>
                    <w:rPr>
                      <w:b/>
                    </w:rPr>
                    <w:t>And</w:t>
                  </w:r>
                  <w:r>
                    <w:rPr>
                      <w:bCs/>
                    </w:rPr>
                    <w:t xml:space="preserve"> the daily schedule has one more existing VIP time range(s)</w:t>
                  </w:r>
                </w:p>
                <w:p w:rsidR="002F0C9D" w:rsidP="002F0C9D" w:rsidRDefault="002F0C9D" w14:paraId="282612F3" w14:textId="69658D4B">
                  <w:pPr>
                    <w:ind w:left="720"/>
                    <w:rPr>
                      <w:bCs/>
                    </w:rPr>
                  </w:pPr>
                  <w:r>
                    <w:rPr>
                      <w:b/>
                    </w:rPr>
                    <w:t>And</w:t>
                  </w:r>
                  <w:r>
                    <w:rPr>
                      <w:bCs/>
                    </w:rPr>
                    <w:t xml:space="preserve"> a new, separate time range, which </w:t>
                  </w:r>
                  <w:r w:rsidR="00A0763C">
                    <w:rPr>
                      <w:bCs/>
                    </w:rPr>
                    <w:t>overlaps one or more of the existing</w:t>
                  </w:r>
                </w:p>
                <w:p w:rsidR="00A0763C" w:rsidP="00A0763C" w:rsidRDefault="00A0763C" w14:paraId="75C10E9F" w14:textId="77777777">
                  <w:pPr>
                    <w:rPr>
                      <w:b/>
                    </w:rPr>
                  </w:pPr>
                </w:p>
                <w:p w:rsidR="00A0763C" w:rsidP="00A0763C" w:rsidRDefault="00A0763C" w14:paraId="0D5B870E" w14:textId="77777777">
                  <w:pPr>
                    <w:rPr>
                      <w:rFonts w:ascii="Consolas" w:hAnsi="Consolas"/>
                      <w:bCs/>
                    </w:rPr>
                  </w:pPr>
                  <w:r>
                    <w:rPr>
                      <w:rFonts w:ascii="Consolas" w:hAnsi="Consolas"/>
                      <w:bCs/>
                    </w:rPr>
                    <w:t xml:space="preserve"> </w:t>
                  </w:r>
                  <w:r w:rsidRPr="006E46BE">
                    <w:rPr>
                      <w:rFonts w:ascii="Consolas" w:hAnsi="Consolas"/>
                      <w:bCs/>
                    </w:rPr>
                    <w:t>| Exi</w:t>
                  </w:r>
                  <w:r>
                    <w:rPr>
                      <w:rFonts w:ascii="Consolas" w:hAnsi="Consolas"/>
                      <w:bCs/>
                    </w:rPr>
                    <w:t xml:space="preserve">sting ranges: </w:t>
                  </w:r>
                </w:p>
                <w:p w:rsidR="00A0763C" w:rsidP="00A0763C" w:rsidRDefault="00A0763C" w14:paraId="5E04EC82" w14:textId="5BBBE354">
                  <w:pPr>
                    <w:rPr>
                      <w:rFonts w:ascii="Consolas" w:hAnsi="Consolas"/>
                      <w:bCs/>
                    </w:rPr>
                  </w:pPr>
                  <w:r>
                    <w:rPr>
                      <w:rFonts w:ascii="Consolas" w:hAnsi="Consolas"/>
                      <w:bCs/>
                    </w:rPr>
                    <w:t xml:space="preserve"> |   11.00-13.00</w:t>
                  </w:r>
                  <w:r w:rsidR="00D77FBC">
                    <w:rPr>
                      <w:rFonts w:ascii="Consolas" w:hAnsi="Consolas"/>
                      <w:bCs/>
                    </w:rPr>
                    <w:t>, 17.00-18.00</w:t>
                  </w:r>
                  <w:r>
                    <w:rPr>
                      <w:rFonts w:ascii="Consolas" w:hAnsi="Consolas"/>
                      <w:bCs/>
                    </w:rPr>
                    <w:t xml:space="preserve"> </w:t>
                  </w:r>
                </w:p>
                <w:p w:rsidR="00D77FBC" w:rsidP="00A0763C" w:rsidRDefault="00D77FBC" w14:paraId="66050887" w14:textId="77777777">
                  <w:pPr>
                    <w:rPr>
                      <w:rFonts w:ascii="Consolas" w:hAnsi="Consolas"/>
                      <w:bCs/>
                    </w:rPr>
                  </w:pPr>
                </w:p>
                <w:p w:rsidR="00D77FBC" w:rsidP="00A0763C" w:rsidRDefault="00D77FBC" w14:paraId="2AE61AAB" w14:textId="1042530F">
                  <w:pPr>
                    <w:rPr>
                      <w:rFonts w:ascii="Consolas" w:hAnsi="Consolas"/>
                      <w:bCs/>
                    </w:rPr>
                  </w:pPr>
                  <w:r>
                    <w:rPr>
                      <w:rFonts w:ascii="Consolas" w:hAnsi="Consolas"/>
                      <w:bCs/>
                    </w:rPr>
                    <w:t xml:space="preserve"> | Added range: </w:t>
                  </w:r>
                  <w:r w:rsidR="00914962">
                    <w:rPr>
                      <w:rFonts w:ascii="Consolas" w:hAnsi="Consolas"/>
                      <w:bCs/>
                    </w:rPr>
                    <w:t>10.00-17.00</w:t>
                  </w:r>
                </w:p>
                <w:p w:rsidR="00914962" w:rsidP="00A0763C" w:rsidRDefault="00914962" w14:paraId="4F26B34E" w14:textId="5BE16C1A">
                  <w:pPr>
                    <w:rPr>
                      <w:rFonts w:ascii="Consolas" w:hAnsi="Consolas"/>
                      <w:bCs/>
                    </w:rPr>
                  </w:pPr>
                  <w:r>
                    <w:rPr>
                      <w:rFonts w:ascii="Consolas" w:hAnsi="Consolas"/>
                      <w:bCs/>
                    </w:rPr>
                    <w:t xml:space="preserve"> | Result: 10.00-18.00</w:t>
                  </w:r>
                </w:p>
                <w:p w:rsidR="00F37093" w:rsidP="00A0763C" w:rsidRDefault="00F37093" w14:paraId="1A5E2610" w14:textId="77777777">
                  <w:pPr>
                    <w:rPr>
                      <w:rFonts w:ascii="Consolas" w:hAnsi="Consolas"/>
                      <w:bCs/>
                    </w:rPr>
                  </w:pPr>
                </w:p>
                <w:p w:rsidR="00F37093" w:rsidP="00F37093" w:rsidRDefault="00BC043A" w14:paraId="1977D102" w14:textId="5142114E">
                  <w:pPr>
                    <w:rPr>
                      <w:rFonts w:ascii="Consolas" w:hAnsi="Consolas"/>
                      <w:bCs/>
                    </w:rPr>
                  </w:pPr>
                  <w:r>
                    <w:rPr>
                      <w:rFonts w:ascii="Consolas" w:hAnsi="Consolas"/>
                      <w:bCs/>
                    </w:rPr>
                    <w:t xml:space="preserve"> </w:t>
                  </w:r>
                  <w:r w:rsidR="00F37093">
                    <w:rPr>
                      <w:rFonts w:ascii="Consolas" w:hAnsi="Consolas"/>
                      <w:bCs/>
                    </w:rPr>
                    <w:t>| Added range: 10.00-17.00</w:t>
                  </w:r>
                </w:p>
                <w:p w:rsidR="00F37093" w:rsidP="00F37093" w:rsidRDefault="00F37093" w14:paraId="249A0B40" w14:textId="77777777">
                  <w:pPr>
                    <w:rPr>
                      <w:rFonts w:ascii="Consolas" w:hAnsi="Consolas"/>
                      <w:bCs/>
                    </w:rPr>
                  </w:pPr>
                  <w:r>
                    <w:rPr>
                      <w:rFonts w:ascii="Consolas" w:hAnsi="Consolas"/>
                      <w:bCs/>
                    </w:rPr>
                    <w:t xml:space="preserve"> | Result: 10.00-18.00</w:t>
                  </w:r>
                </w:p>
                <w:p w:rsidR="00F37093" w:rsidP="00F37093" w:rsidRDefault="00F37093" w14:paraId="44AE61B4" w14:textId="77777777">
                  <w:pPr>
                    <w:rPr>
                      <w:rFonts w:ascii="Consolas" w:hAnsi="Consolas"/>
                      <w:bCs/>
                    </w:rPr>
                  </w:pPr>
                </w:p>
                <w:p w:rsidR="00BC043A" w:rsidP="00BC043A" w:rsidRDefault="00BC043A" w14:paraId="4B25C0EF" w14:textId="2FA4BD72">
                  <w:pPr>
                    <w:rPr>
                      <w:rFonts w:ascii="Consolas" w:hAnsi="Consolas"/>
                      <w:bCs/>
                    </w:rPr>
                  </w:pPr>
                  <w:r>
                    <w:rPr>
                      <w:rFonts w:ascii="Consolas" w:hAnsi="Consolas"/>
                      <w:bCs/>
                    </w:rPr>
                    <w:t xml:space="preserve"> | Added range: 10.00-1</w:t>
                  </w:r>
                  <w:r w:rsidR="00E43D48">
                    <w:rPr>
                      <w:rFonts w:ascii="Consolas" w:hAnsi="Consolas"/>
                      <w:bCs/>
                    </w:rPr>
                    <w:t>4</w:t>
                  </w:r>
                  <w:r>
                    <w:rPr>
                      <w:rFonts w:ascii="Consolas" w:hAnsi="Consolas"/>
                      <w:bCs/>
                    </w:rPr>
                    <w:t>.00</w:t>
                  </w:r>
                </w:p>
                <w:p w:rsidR="00BC043A" w:rsidP="00BC043A" w:rsidRDefault="00BC043A" w14:paraId="02676533" w14:textId="520CF0DF">
                  <w:pPr>
                    <w:rPr>
                      <w:rFonts w:ascii="Consolas" w:hAnsi="Consolas"/>
                      <w:bCs/>
                    </w:rPr>
                  </w:pPr>
                  <w:r>
                    <w:rPr>
                      <w:rFonts w:ascii="Consolas" w:hAnsi="Consolas"/>
                      <w:bCs/>
                    </w:rPr>
                    <w:t xml:space="preserve"> | Result: 10.00-1</w:t>
                  </w:r>
                  <w:r w:rsidR="00E43D48">
                    <w:rPr>
                      <w:rFonts w:ascii="Consolas" w:hAnsi="Consolas"/>
                      <w:bCs/>
                    </w:rPr>
                    <w:t>4</w:t>
                  </w:r>
                  <w:r>
                    <w:rPr>
                      <w:rFonts w:ascii="Consolas" w:hAnsi="Consolas"/>
                      <w:bCs/>
                    </w:rPr>
                    <w:t>.00</w:t>
                  </w:r>
                  <w:r w:rsidR="00E43D48">
                    <w:rPr>
                      <w:rFonts w:ascii="Consolas" w:hAnsi="Consolas"/>
                      <w:bCs/>
                    </w:rPr>
                    <w:t>, 17.00-18.00</w:t>
                  </w:r>
                </w:p>
                <w:p w:rsidR="00E43D48" w:rsidP="00BC043A" w:rsidRDefault="00E43D48" w14:paraId="23DB16A6" w14:textId="77777777">
                  <w:pPr>
                    <w:rPr>
                      <w:rFonts w:ascii="Consolas" w:hAnsi="Consolas"/>
                      <w:bCs/>
                    </w:rPr>
                  </w:pPr>
                </w:p>
                <w:p w:rsidR="00E43D48" w:rsidP="00E43D48" w:rsidRDefault="00E43D48" w14:paraId="573839EF" w14:textId="00E9A907">
                  <w:pPr>
                    <w:rPr>
                      <w:rFonts w:ascii="Consolas" w:hAnsi="Consolas"/>
                      <w:bCs/>
                    </w:rPr>
                  </w:pPr>
                  <w:r>
                    <w:rPr>
                      <w:rFonts w:ascii="Consolas" w:hAnsi="Consolas"/>
                      <w:bCs/>
                    </w:rPr>
                    <w:t xml:space="preserve"> | Added range: 10.00-19.00</w:t>
                  </w:r>
                </w:p>
                <w:p w:rsidR="00E43D48" w:rsidP="00E43D48" w:rsidRDefault="00E43D48" w14:paraId="23137432" w14:textId="52EF965B">
                  <w:pPr>
                    <w:rPr>
                      <w:rFonts w:ascii="Consolas" w:hAnsi="Consolas"/>
                      <w:bCs/>
                    </w:rPr>
                  </w:pPr>
                  <w:r>
                    <w:rPr>
                      <w:rFonts w:ascii="Consolas" w:hAnsi="Consolas"/>
                      <w:bCs/>
                    </w:rPr>
                    <w:t xml:space="preserve"> | Result: 10.00-19.00</w:t>
                  </w:r>
                </w:p>
                <w:p w:rsidR="00E43D48" w:rsidP="00E43D48" w:rsidRDefault="00E43D48" w14:paraId="4E670054" w14:textId="77777777">
                  <w:pPr>
                    <w:rPr>
                      <w:rFonts w:ascii="Consolas" w:hAnsi="Consolas"/>
                      <w:bCs/>
                    </w:rPr>
                  </w:pPr>
                </w:p>
                <w:p w:rsidR="00E43D48" w:rsidP="00E43D48" w:rsidRDefault="00E43D48" w14:paraId="1999AB3A" w14:textId="2561DA1F">
                  <w:pPr>
                    <w:rPr>
                      <w:rFonts w:ascii="Consolas" w:hAnsi="Consolas"/>
                      <w:bCs/>
                    </w:rPr>
                  </w:pPr>
                  <w:r>
                    <w:rPr>
                      <w:rFonts w:ascii="Consolas" w:hAnsi="Consolas"/>
                      <w:bCs/>
                    </w:rPr>
                    <w:t xml:space="preserve"> | Added range: 1</w:t>
                  </w:r>
                  <w:r w:rsidR="00505F93">
                    <w:rPr>
                      <w:rFonts w:ascii="Consolas" w:hAnsi="Consolas"/>
                      <w:bCs/>
                    </w:rPr>
                    <w:t>7</w:t>
                  </w:r>
                  <w:r>
                    <w:rPr>
                      <w:rFonts w:ascii="Consolas" w:hAnsi="Consolas"/>
                      <w:bCs/>
                    </w:rPr>
                    <w:t>.00-1</w:t>
                  </w:r>
                  <w:r w:rsidR="00505F93">
                    <w:rPr>
                      <w:rFonts w:ascii="Consolas" w:hAnsi="Consolas"/>
                      <w:bCs/>
                    </w:rPr>
                    <w:t>9</w:t>
                  </w:r>
                  <w:r>
                    <w:rPr>
                      <w:rFonts w:ascii="Consolas" w:hAnsi="Consolas"/>
                      <w:bCs/>
                    </w:rPr>
                    <w:t>.00</w:t>
                  </w:r>
                </w:p>
                <w:p w:rsidR="00E43D48" w:rsidP="00E43D48" w:rsidRDefault="00E43D48" w14:paraId="374A807A" w14:textId="088286DA">
                  <w:pPr>
                    <w:rPr>
                      <w:rFonts w:ascii="Consolas" w:hAnsi="Consolas"/>
                      <w:bCs/>
                    </w:rPr>
                  </w:pPr>
                  <w:r>
                    <w:rPr>
                      <w:rFonts w:ascii="Consolas" w:hAnsi="Consolas"/>
                      <w:bCs/>
                    </w:rPr>
                    <w:t xml:space="preserve"> | Result: 1</w:t>
                  </w:r>
                  <w:r w:rsidR="00505F93">
                    <w:rPr>
                      <w:rFonts w:ascii="Consolas" w:hAnsi="Consolas"/>
                      <w:bCs/>
                    </w:rPr>
                    <w:t>1</w:t>
                  </w:r>
                  <w:r>
                    <w:rPr>
                      <w:rFonts w:ascii="Consolas" w:hAnsi="Consolas"/>
                      <w:bCs/>
                    </w:rPr>
                    <w:t>.00-1</w:t>
                  </w:r>
                  <w:r w:rsidR="00505F93">
                    <w:rPr>
                      <w:rFonts w:ascii="Consolas" w:hAnsi="Consolas"/>
                      <w:bCs/>
                    </w:rPr>
                    <w:t>3</w:t>
                  </w:r>
                  <w:r>
                    <w:rPr>
                      <w:rFonts w:ascii="Consolas" w:hAnsi="Consolas"/>
                      <w:bCs/>
                    </w:rPr>
                    <w:t>.00</w:t>
                  </w:r>
                  <w:r w:rsidR="00505F93">
                    <w:rPr>
                      <w:rFonts w:ascii="Consolas" w:hAnsi="Consolas"/>
                      <w:bCs/>
                    </w:rPr>
                    <w:t>, 17.00-19.00</w:t>
                  </w:r>
                </w:p>
                <w:p w:rsidR="00067E4A" w:rsidP="00067E4A" w:rsidRDefault="00067E4A" w14:paraId="0BC2463F" w14:textId="77777777">
                  <w:pPr>
                    <w:rPr>
                      <w:rFonts w:ascii="Consolas" w:hAnsi="Consolas"/>
                      <w:bCs/>
                    </w:rPr>
                  </w:pPr>
                </w:p>
                <w:p w:rsidR="00067E4A" w:rsidP="00067E4A" w:rsidRDefault="00067E4A" w14:paraId="370D95E3" w14:textId="69BBF8CA">
                  <w:pPr>
                    <w:rPr>
                      <w:rFonts w:ascii="Consolas" w:hAnsi="Consolas"/>
                      <w:bCs/>
                    </w:rPr>
                  </w:pPr>
                  <w:r>
                    <w:rPr>
                      <w:rFonts w:ascii="Consolas" w:hAnsi="Consolas"/>
                      <w:bCs/>
                    </w:rPr>
                    <w:t xml:space="preserve"> | Added range: 13.00-17.00</w:t>
                  </w:r>
                </w:p>
                <w:p w:rsidR="00067E4A" w:rsidP="00067E4A" w:rsidRDefault="00067E4A" w14:paraId="1F3BE562" w14:textId="2EAC66E2">
                  <w:pPr>
                    <w:rPr>
                      <w:rFonts w:ascii="Consolas" w:hAnsi="Consolas"/>
                      <w:bCs/>
                    </w:rPr>
                  </w:pPr>
                  <w:r>
                    <w:rPr>
                      <w:rFonts w:ascii="Consolas" w:hAnsi="Consolas"/>
                      <w:bCs/>
                    </w:rPr>
                    <w:t xml:space="preserve"> | Result: 11.00-18.00</w:t>
                  </w:r>
                </w:p>
                <w:p w:rsidR="00A0763C" w:rsidP="00A0763C" w:rsidRDefault="00A0763C" w14:paraId="0601E3D0" w14:textId="77777777">
                  <w:pPr>
                    <w:rPr>
                      <w:bCs/>
                    </w:rPr>
                  </w:pPr>
                </w:p>
                <w:p w:rsidR="00A0763C" w:rsidP="00A0763C" w:rsidRDefault="00A0763C" w14:paraId="7F60C738" w14:textId="77777777">
                  <w:pPr>
                    <w:rPr>
                      <w:bCs/>
                    </w:rPr>
                  </w:pPr>
                  <w:r>
                    <w:rPr>
                      <w:rFonts w:ascii="Consolas" w:hAnsi="Consolas"/>
                      <w:b/>
                      <w:u w:val="single"/>
                    </w:rPr>
                    <w:t>When</w:t>
                  </w:r>
                  <w:r>
                    <w:rPr>
                      <w:rFonts w:ascii="Consolas" w:hAnsi="Consolas"/>
                      <w:bCs/>
                    </w:rPr>
                    <w:t xml:space="preserve"> </w:t>
                  </w:r>
                  <w:r>
                    <w:rPr>
                      <w:bCs/>
                    </w:rPr>
                    <w:t>the manager selects to mark this time range as VIP only</w:t>
                  </w:r>
                </w:p>
                <w:p w:rsidR="002F0C9D" w:rsidP="00A0763C" w:rsidRDefault="00A0763C" w14:paraId="1148EDBB" w14:textId="67BDFFF3">
                  <w:pPr>
                    <w:rPr>
                      <w:b/>
                    </w:rPr>
                  </w:pPr>
                  <w:r>
                    <w:rPr>
                      <w:b/>
                      <w:u w:val="single"/>
                    </w:rPr>
                    <w:t>Then</w:t>
                  </w:r>
                  <w:r>
                    <w:rPr>
                      <w:bCs/>
                    </w:rPr>
                    <w:t xml:space="preserve"> current VIP time ranges are updated accordingly</w:t>
                  </w:r>
                </w:p>
              </w:tc>
            </w:tr>
            <w:tr w:rsidRPr="005268E5" w:rsidR="006A3467" w:rsidTr="002F0C9D" w14:paraId="21D8FC59" w14:textId="77777777">
              <w:trPr>
                <w:cantSplit/>
              </w:trPr>
              <w:tc>
                <w:tcPr>
                  <w:tcW w:w="4695" w:type="dxa"/>
                </w:tcPr>
                <w:p w:rsidR="006A3467" w:rsidP="00D67157" w:rsidRDefault="00505F93" w14:paraId="2D980ECF" w14:textId="77777777">
                  <w:pPr>
                    <w:rPr>
                      <w:b/>
                    </w:rPr>
                  </w:pPr>
                  <w:r>
                    <w:rPr>
                      <w:b/>
                    </w:rPr>
                    <w:t>S5 – More pre-existing time spans</w:t>
                  </w:r>
                </w:p>
                <w:p w:rsidRPr="00505F93" w:rsidR="00505F93" w:rsidP="00D67157" w:rsidRDefault="00505F93" w14:paraId="585FB7D1" w14:textId="56DF3C76">
                  <w:pPr>
                    <w:rPr>
                      <w:bCs/>
                    </w:rPr>
                  </w:pPr>
                  <w:r>
                    <w:rPr>
                      <w:bCs/>
                    </w:rPr>
                    <w:t>Define your own test data here</w:t>
                  </w:r>
                </w:p>
              </w:tc>
              <w:tc>
                <w:tcPr>
                  <w:tcW w:w="4687" w:type="dxa"/>
                </w:tcPr>
                <w:p w:rsidR="006A3467" w:rsidP="00D67157" w:rsidRDefault="006A3467" w14:paraId="6B1BBAC5" w14:textId="5FEECF92">
                  <w:pPr>
                    <w:rPr>
                      <w:b/>
                    </w:rPr>
                  </w:pPr>
                </w:p>
              </w:tc>
            </w:tr>
          </w:tbl>
          <w:p w:rsidRPr="005268E5" w:rsidR="00951445" w:rsidP="00D67157" w:rsidRDefault="00951445" w14:paraId="210B4961" w14:textId="77777777"/>
          <w:p w:rsidRPr="005268E5" w:rsidR="00951445" w:rsidP="00D67157" w:rsidRDefault="00951445" w14:paraId="490AC17D" w14:textId="77777777">
            <w:pPr>
              <w:pStyle w:val="Heading3"/>
              <w:jc w:val="center"/>
            </w:pPr>
            <w:r w:rsidRPr="005268E5">
              <w:t>Failure scenarios</w:t>
            </w:r>
          </w:p>
          <w:tbl>
            <w:tblPr>
              <w:tblStyle w:val="TableGrid"/>
              <w:tblW w:w="0" w:type="auto"/>
              <w:tblLook w:val="04A0" w:firstRow="1" w:lastRow="0" w:firstColumn="1" w:lastColumn="0" w:noHBand="0" w:noVBand="1"/>
            </w:tblPr>
            <w:tblGrid>
              <w:gridCol w:w="2569"/>
              <w:gridCol w:w="6813"/>
            </w:tblGrid>
            <w:tr w:rsidRPr="005268E5" w:rsidR="00951445" w:rsidTr="0007149A" w14:paraId="3C8A9012" w14:textId="77777777">
              <w:trPr>
                <w:cantSplit/>
              </w:trPr>
              <w:tc>
                <w:tcPr>
                  <w:tcW w:w="2569" w:type="dxa"/>
                </w:tcPr>
                <w:p w:rsidR="00951445" w:rsidP="00D67157" w:rsidRDefault="00951445" w14:paraId="3CADBB8A" w14:textId="52CC23F6">
                  <w:pPr>
                    <w:rPr>
                      <w:b/>
                    </w:rPr>
                  </w:pPr>
                  <w:r>
                    <w:rPr>
                      <w:b/>
                    </w:rPr>
                    <w:t xml:space="preserve">F1 – </w:t>
                  </w:r>
                  <w:r w:rsidR="004D21B2">
                    <w:rPr>
                      <w:b/>
                    </w:rPr>
                    <w:t>Schedule not found</w:t>
                  </w:r>
                </w:p>
                <w:p w:rsidRPr="007B4B3B" w:rsidR="00951445" w:rsidP="00D67157" w:rsidRDefault="007B4B3B" w14:paraId="700082E2" w14:textId="62FDFED9">
                  <w:pPr>
                    <w:rPr>
                      <w:bCs/>
                      <w:iCs/>
                    </w:rPr>
                  </w:pPr>
                  <w:r>
                    <w:rPr>
                      <w:bCs/>
                      <w:iCs/>
                    </w:rPr>
                    <w:t>As usual</w:t>
                  </w:r>
                </w:p>
              </w:tc>
              <w:tc>
                <w:tcPr>
                  <w:tcW w:w="6813" w:type="dxa"/>
                </w:tcPr>
                <w:p w:rsidR="00951445" w:rsidP="00D67157" w:rsidRDefault="00951445" w14:paraId="778520C6" w14:textId="77777777">
                  <w:pPr>
                    <w:rPr>
                      <w:b/>
                      <w:bCs/>
                    </w:rPr>
                  </w:pPr>
                  <w:r>
                    <w:rPr>
                      <w:b/>
                      <w:bCs/>
                    </w:rPr>
                    <w:t xml:space="preserve">F2 – </w:t>
                  </w:r>
                  <w:r w:rsidR="004D21B2">
                    <w:rPr>
                      <w:b/>
                      <w:bCs/>
                    </w:rPr>
                    <w:t>Selected VIP time span already contains bookings</w:t>
                  </w:r>
                </w:p>
                <w:p w:rsidR="007B4B3B" w:rsidP="00D67157" w:rsidRDefault="007B4B3B" w14:paraId="264B9F2C" w14:textId="77777777">
                  <w:r>
                    <w:rPr>
                      <w:b/>
                      <w:bCs/>
                      <w:u w:val="single"/>
                    </w:rPr>
                    <w:t>Given</w:t>
                  </w:r>
                  <w:r>
                    <w:t xml:space="preserve"> an existing </w:t>
                  </w:r>
                  <w:r w:rsidR="008C2F76">
                    <w:t>daily schedule</w:t>
                  </w:r>
                </w:p>
                <w:p w:rsidR="008C2F76" w:rsidP="008C2F76" w:rsidRDefault="008C2F76" w14:paraId="382287BC" w14:textId="77777777">
                  <w:pPr>
                    <w:ind w:left="720"/>
                  </w:pPr>
                  <w:r>
                    <w:rPr>
                      <w:b/>
                      <w:bCs/>
                    </w:rPr>
                    <w:t>And</w:t>
                  </w:r>
                  <w:r>
                    <w:t xml:space="preserve"> the schedule contains bookings</w:t>
                  </w:r>
                </w:p>
                <w:p w:rsidR="008C2F76" w:rsidP="008C2F76" w:rsidRDefault="008C2F76" w14:paraId="12C6AE4A" w14:textId="77777777">
                  <w:pPr>
                    <w:ind w:left="720"/>
                  </w:pPr>
                  <w:r>
                    <w:rPr>
                      <w:b/>
                      <w:bCs/>
                    </w:rPr>
                    <w:t>And</w:t>
                  </w:r>
                  <w:r>
                    <w:t xml:space="preserve"> one or more of these bookings overlap with the chosen VIP time span</w:t>
                  </w:r>
                </w:p>
                <w:p w:rsidR="008C2F76" w:rsidP="008C2F76" w:rsidRDefault="008C2F76" w14:paraId="0B43AC50" w14:textId="77777777">
                  <w:pPr>
                    <w:ind w:left="720"/>
                  </w:pPr>
                  <w:r>
                    <w:rPr>
                      <w:b/>
                      <w:bCs/>
                    </w:rPr>
                    <w:t>And</w:t>
                  </w:r>
                  <w:r>
                    <w:t xml:space="preserve"> one or more of these bookings are by non-VIP players</w:t>
                  </w:r>
                </w:p>
                <w:p w:rsidR="008C2F76" w:rsidP="00D67157" w:rsidRDefault="008C2F76" w14:paraId="6AFB2919" w14:textId="77777777">
                  <w:r>
                    <w:rPr>
                      <w:b/>
                      <w:bCs/>
                      <w:u w:val="single"/>
                    </w:rPr>
                    <w:t>When</w:t>
                  </w:r>
                  <w:r>
                    <w:t xml:space="preserve"> the manager selects to add the chosen VIP time span</w:t>
                  </w:r>
                </w:p>
                <w:p w:rsidRPr="008C2F76" w:rsidR="008C2F76" w:rsidP="00D67157" w:rsidRDefault="008C2F76" w14:paraId="5EAA0B91" w14:textId="1413ED95">
                  <w:r>
                    <w:rPr>
                      <w:b/>
                      <w:bCs/>
                      <w:u w:val="single"/>
                    </w:rPr>
                    <w:t>Then</w:t>
                  </w:r>
                  <w:r>
                    <w:t xml:space="preserve"> the request is rejected, with a message explaining that the chosen time span overlaps with existing bookings by non-VIP players</w:t>
                  </w:r>
                </w:p>
              </w:tc>
            </w:tr>
            <w:tr w:rsidRPr="005268E5" w:rsidR="008C2F76" w:rsidTr="00D15657" w14:paraId="2BC6F607" w14:textId="77777777">
              <w:trPr>
                <w:cantSplit/>
              </w:trPr>
              <w:tc>
                <w:tcPr>
                  <w:tcW w:w="9382" w:type="dxa"/>
                  <w:gridSpan w:val="2"/>
                </w:tcPr>
                <w:p w:rsidR="008C2F76" w:rsidP="00D67157" w:rsidRDefault="008C2F76" w14:paraId="0550FBF2" w14:textId="77777777">
                  <w:pPr>
                    <w:rPr>
                      <w:b/>
                    </w:rPr>
                  </w:pPr>
                  <w:r>
                    <w:rPr>
                      <w:b/>
                    </w:rPr>
                    <w:t>F3 – Chosen time span is outside of daily schedule time span</w:t>
                  </w:r>
                </w:p>
                <w:p w:rsidR="008C2F76" w:rsidP="00D67157" w:rsidRDefault="008C2F76" w14:paraId="0EDE2246" w14:textId="77777777">
                  <w:pPr>
                    <w:rPr>
                      <w:bCs/>
                    </w:rPr>
                  </w:pPr>
                  <w:r>
                    <w:rPr>
                      <w:b/>
                      <w:u w:val="single"/>
                    </w:rPr>
                    <w:t>Given</w:t>
                  </w:r>
                  <w:r>
                    <w:rPr>
                      <w:bCs/>
                    </w:rPr>
                    <w:t xml:space="preserve"> an existing daily schedule</w:t>
                  </w:r>
                </w:p>
                <w:p w:rsidR="008C2F76" w:rsidP="00B00935" w:rsidRDefault="008C2F76" w14:paraId="7AD5831C" w14:textId="77777777">
                  <w:pPr>
                    <w:ind w:left="720"/>
                    <w:rPr>
                      <w:bCs/>
                    </w:rPr>
                  </w:pPr>
                  <w:r>
                    <w:rPr>
                      <w:b/>
                    </w:rPr>
                    <w:t>And</w:t>
                  </w:r>
                  <w:r>
                    <w:rPr>
                      <w:bCs/>
                    </w:rPr>
                    <w:t xml:space="preserve"> a chosen range for the VIP time span</w:t>
                  </w:r>
                </w:p>
                <w:p w:rsidR="008C2F76" w:rsidP="00B00935" w:rsidRDefault="008C2F76" w14:paraId="6C13C567" w14:textId="77777777">
                  <w:pPr>
                    <w:ind w:left="720"/>
                    <w:rPr>
                      <w:bCs/>
                    </w:rPr>
                  </w:pPr>
                  <w:r>
                    <w:rPr>
                      <w:b/>
                    </w:rPr>
                    <w:t>And</w:t>
                  </w:r>
                  <w:r>
                    <w:rPr>
                      <w:bCs/>
                    </w:rPr>
                    <w:t xml:space="preserve"> either:</w:t>
                  </w:r>
                </w:p>
                <w:p w:rsidRPr="008C2F76" w:rsidR="008C2F76" w:rsidP="00B00935" w:rsidRDefault="008C2F76" w14:paraId="424F7C7B" w14:textId="77777777">
                  <w:pPr>
                    <w:pStyle w:val="ListParagraph"/>
                    <w:numPr>
                      <w:ilvl w:val="0"/>
                      <w:numId w:val="4"/>
                    </w:numPr>
                    <w:ind w:left="1440"/>
                    <w:rPr>
                      <w:b/>
                      <w:bCs/>
                    </w:rPr>
                  </w:pPr>
                  <w:r w:rsidRPr="008C2F76">
                    <w:rPr>
                      <w:bCs/>
                    </w:rPr>
                    <w:t>The VIP start time is before the schedule start time</w:t>
                  </w:r>
                </w:p>
                <w:p w:rsidR="008C2F76" w:rsidP="00B00935" w:rsidRDefault="008C2F76" w14:paraId="2DC1D54C" w14:textId="77777777">
                  <w:pPr>
                    <w:pStyle w:val="ListParagraph"/>
                    <w:numPr>
                      <w:ilvl w:val="0"/>
                      <w:numId w:val="4"/>
                    </w:numPr>
                    <w:ind w:left="1440"/>
                  </w:pPr>
                  <w:r w:rsidRPr="00623E6E">
                    <w:t xml:space="preserve">The VIP end </w:t>
                  </w:r>
                  <w:r w:rsidR="00623E6E">
                    <w:t>time is before the schedule start time</w:t>
                  </w:r>
                </w:p>
                <w:p w:rsidR="00623E6E" w:rsidP="00B00935" w:rsidRDefault="00623E6E" w14:paraId="106A2D9A" w14:textId="77777777">
                  <w:pPr>
                    <w:pStyle w:val="ListParagraph"/>
                    <w:numPr>
                      <w:ilvl w:val="0"/>
                      <w:numId w:val="4"/>
                    </w:numPr>
                    <w:ind w:left="1440"/>
                  </w:pPr>
                  <w:r>
                    <w:t>The VIP start time is after the schedule end time</w:t>
                  </w:r>
                </w:p>
                <w:p w:rsidR="00623E6E" w:rsidP="00B00935" w:rsidRDefault="00623E6E" w14:paraId="6F99A558" w14:textId="77777777">
                  <w:pPr>
                    <w:pStyle w:val="ListParagraph"/>
                    <w:numPr>
                      <w:ilvl w:val="0"/>
                      <w:numId w:val="4"/>
                    </w:numPr>
                    <w:ind w:left="1440"/>
                  </w:pPr>
                  <w:r>
                    <w:t>The VIP end time is after the schedule end time</w:t>
                  </w:r>
                </w:p>
                <w:p w:rsidR="00623E6E" w:rsidP="00B00935" w:rsidRDefault="00623E6E" w14:paraId="67CEF5BE" w14:textId="77777777">
                  <w:pPr>
                    <w:ind w:left="720"/>
                  </w:pPr>
                  <w:r>
                    <w:t>(Some of the above may be caught by other rules</w:t>
                  </w:r>
                  <w:r w:rsidR="00E51F60">
                    <w:t>)</w:t>
                  </w:r>
                </w:p>
                <w:p w:rsidR="00E51F60" w:rsidP="00623E6E" w:rsidRDefault="00E51F60" w14:paraId="77B91EA1" w14:textId="77777777">
                  <w:r>
                    <w:rPr>
                      <w:b/>
                      <w:bCs/>
                      <w:u w:val="single"/>
                    </w:rPr>
                    <w:t>When</w:t>
                  </w:r>
                  <w:r>
                    <w:t xml:space="preserve"> the manager selects to add the chosen VIP time span to the schedule</w:t>
                  </w:r>
                </w:p>
                <w:p w:rsidRPr="00E51F60" w:rsidR="00E51F60" w:rsidP="00623E6E" w:rsidRDefault="00E51F60" w14:paraId="4BDB0120" w14:textId="60837957">
                  <w:r>
                    <w:rPr>
                      <w:b/>
                      <w:bCs/>
                      <w:u w:val="single"/>
                    </w:rPr>
                    <w:t>Then</w:t>
                  </w:r>
                  <w:r>
                    <w:t xml:space="preserve"> the request is rejected, with a with message explaining the error in the chosen VIP time span</w:t>
                  </w:r>
                </w:p>
              </w:tc>
            </w:tr>
            <w:tr w:rsidRPr="005268E5" w:rsidR="00B36E1A" w:rsidTr="00066239" w14:paraId="772D8552" w14:textId="77777777">
              <w:trPr>
                <w:cantSplit/>
              </w:trPr>
              <w:tc>
                <w:tcPr>
                  <w:tcW w:w="9382" w:type="dxa"/>
                  <w:gridSpan w:val="2"/>
                </w:tcPr>
                <w:p w:rsidR="00B36E1A" w:rsidP="00D67157" w:rsidRDefault="00B36E1A" w14:paraId="71E22730" w14:textId="6EC2E255">
                  <w:pPr>
                    <w:rPr>
                      <w:b/>
                    </w:rPr>
                  </w:pPr>
                  <w:r>
                    <w:rPr>
                      <w:b/>
                    </w:rPr>
                    <w:t>F4 - Incorrect format of .00 or .30</w:t>
                  </w:r>
                </w:p>
                <w:p w:rsidR="00B36E1A" w:rsidP="00D67157" w:rsidRDefault="00B36E1A" w14:paraId="0C066077" w14:textId="77777777">
                  <w:pPr>
                    <w:rPr>
                      <w:bCs/>
                    </w:rPr>
                  </w:pPr>
                  <w:r>
                    <w:rPr>
                      <w:b/>
                      <w:u w:val="single"/>
                    </w:rPr>
                    <w:t>Given</w:t>
                  </w:r>
                  <w:r>
                    <w:rPr>
                      <w:bCs/>
                    </w:rPr>
                    <w:t xml:space="preserve"> an existing daily schedule</w:t>
                  </w:r>
                </w:p>
                <w:p w:rsidR="00B36E1A" w:rsidP="00B36E1A" w:rsidRDefault="00B36E1A" w14:paraId="6BAF6ACD" w14:textId="77777777">
                  <w:pPr>
                    <w:ind w:left="720"/>
                    <w:rPr>
                      <w:bCs/>
                    </w:rPr>
                  </w:pPr>
                  <w:r>
                    <w:rPr>
                      <w:b/>
                    </w:rPr>
                    <w:t>And</w:t>
                  </w:r>
                  <w:r>
                    <w:rPr>
                      <w:bCs/>
                    </w:rPr>
                    <w:t xml:space="preserve"> a chosen range for the VIP time span</w:t>
                  </w:r>
                </w:p>
                <w:p w:rsidR="00B36E1A" w:rsidP="00B36E1A" w:rsidRDefault="00B36E1A" w14:paraId="43A135CE" w14:textId="77777777">
                  <w:pPr>
                    <w:ind w:left="720"/>
                    <w:rPr>
                      <w:bCs/>
                    </w:rPr>
                  </w:pPr>
                  <w:r>
                    <w:rPr>
                      <w:b/>
                    </w:rPr>
                    <w:t>And</w:t>
                  </w:r>
                  <w:r>
                    <w:rPr>
                      <w:bCs/>
                    </w:rPr>
                    <w:t xml:space="preserve"> the VIP start or end time does not end with .00 or .30</w:t>
                  </w:r>
                </w:p>
                <w:p w:rsidR="00B36E1A" w:rsidP="00D67157" w:rsidRDefault="00B36E1A" w14:paraId="1A99F914" w14:textId="77777777">
                  <w:pPr>
                    <w:rPr>
                      <w:bCs/>
                    </w:rPr>
                  </w:pPr>
                  <w:r>
                    <w:rPr>
                      <w:b/>
                      <w:u w:val="single"/>
                    </w:rPr>
                    <w:t>When</w:t>
                  </w:r>
                  <w:r>
                    <w:rPr>
                      <w:bCs/>
                    </w:rPr>
                    <w:t xml:space="preserve"> the manager selects to add the chosen VIP time span to the schedule</w:t>
                  </w:r>
                </w:p>
                <w:p w:rsidR="00B36E1A" w:rsidP="00D67157" w:rsidRDefault="00B36E1A" w14:paraId="0087DCC8" w14:textId="7172C25B">
                  <w:pPr>
                    <w:rPr>
                      <w:b/>
                      <w:bCs/>
                    </w:rPr>
                  </w:pPr>
                  <w:r w:rsidRPr="00770CBA">
                    <w:rPr>
                      <w:b/>
                      <w:u w:val="single"/>
                    </w:rPr>
                    <w:t>Then</w:t>
                  </w:r>
                  <w:r>
                    <w:rPr>
                      <w:bCs/>
                    </w:rPr>
                    <w:t xml:space="preserve"> the request is rejected, with a message explaining that VIP time spans must end with hole or half hours, i.e. the minutes must be .00 or .30</w:t>
                  </w:r>
                </w:p>
              </w:tc>
            </w:tr>
            <w:tr w:rsidRPr="005268E5" w:rsidR="00CE5EF7" w:rsidTr="00066239" w14:paraId="3461ED77" w14:textId="77777777">
              <w:trPr>
                <w:cantSplit/>
              </w:trPr>
              <w:tc>
                <w:tcPr>
                  <w:tcW w:w="9382" w:type="dxa"/>
                  <w:gridSpan w:val="2"/>
                </w:tcPr>
                <w:p w:rsidR="00CE5EF7" w:rsidP="00D67157" w:rsidRDefault="00CE5EF7" w14:paraId="3EFE146A" w14:textId="74900942">
                  <w:pPr>
                    <w:rPr>
                      <w:b/>
                    </w:rPr>
                  </w:pPr>
                  <w:r>
                    <w:rPr>
                      <w:b/>
                    </w:rPr>
                    <w:t>F5 – Less than 30 minutes</w:t>
                  </w:r>
                </w:p>
              </w:tc>
            </w:tr>
            <w:tr w:rsidRPr="005268E5" w:rsidR="00B010BA" w:rsidTr="00066239" w14:paraId="7FA95311" w14:textId="77777777">
              <w:trPr>
                <w:cantSplit/>
              </w:trPr>
              <w:tc>
                <w:tcPr>
                  <w:tcW w:w="9382" w:type="dxa"/>
                  <w:gridSpan w:val="2"/>
                </w:tcPr>
                <w:p w:rsidR="00B010BA" w:rsidP="00D67157" w:rsidRDefault="00B010BA" w14:paraId="5DB4E45B" w14:textId="28BF4B6B">
                  <w:pPr>
                    <w:rPr>
                      <w:b/>
                    </w:rPr>
                  </w:pPr>
                  <w:r>
                    <w:rPr>
                      <w:b/>
                    </w:rPr>
                    <w:t>F</w:t>
                  </w:r>
                  <w:r w:rsidR="007D4464">
                    <w:rPr>
                      <w:b/>
                    </w:rPr>
                    <w:t>6 – Schedule must be in draft</w:t>
                  </w:r>
                </w:p>
              </w:tc>
            </w:tr>
          </w:tbl>
          <w:p w:rsidRPr="005268E5" w:rsidR="00951445" w:rsidP="00D67157" w:rsidRDefault="00951445" w14:paraId="2AC5C693" w14:textId="77777777"/>
        </w:tc>
      </w:tr>
    </w:tbl>
    <w:p w:rsidR="00581A95" w:rsidRDefault="00581A95" w14:paraId="544E6EA4" w14:textId="4396683F">
      <w:pPr>
        <w:rPr>
          <w:rFonts w:asciiTheme="majorHAnsi" w:hAnsiTheme="majorHAnsi" w:eastAsiaTheme="majorEastAsia" w:cstheme="majorBidi"/>
          <w:b/>
          <w:bCs/>
          <w:color w:val="2F5496" w:themeColor="accent1" w:themeShade="BF"/>
          <w:sz w:val="26"/>
          <w:szCs w:val="26"/>
        </w:rPr>
      </w:pPr>
    </w:p>
    <w:p w:rsidR="00581A95" w:rsidRDefault="00581A95" w14:paraId="7C2A05D6" w14:textId="77777777">
      <w:pPr>
        <w:rPr>
          <w:rFonts w:asciiTheme="majorHAnsi" w:hAnsiTheme="majorHAnsi" w:eastAsiaTheme="majorEastAsia" w:cstheme="majorBidi"/>
          <w:b/>
          <w:bCs/>
          <w:color w:val="2F5496" w:themeColor="accent1" w:themeShade="BF"/>
          <w:sz w:val="26"/>
          <w:szCs w:val="26"/>
        </w:rPr>
      </w:pPr>
      <w:r>
        <w:rPr>
          <w:rFonts w:asciiTheme="majorHAnsi" w:hAnsiTheme="majorHAnsi" w:eastAsiaTheme="majorEastAsia" w:cstheme="majorBidi"/>
          <w:b/>
          <w:bCs/>
          <w:color w:val="2F5496" w:themeColor="accent1" w:themeShade="BF"/>
          <w:sz w:val="26"/>
          <w:szCs w:val="26"/>
        </w:rPr>
        <w:br w:type="page"/>
      </w:r>
    </w:p>
    <w:p w:rsidR="00581A95" w:rsidP="00581A95" w:rsidRDefault="00581A95" w14:paraId="732ED17C" w14:textId="5F105F16">
      <w:pPr>
        <w:pStyle w:val="Heading2"/>
        <w:jc w:val="both"/>
      </w:pPr>
      <w:r>
        <w:t xml:space="preserve">ID: 14 – </w:t>
      </w:r>
      <w:r w:rsidR="00B0660A">
        <w:t>VIP player books court</w:t>
      </w:r>
    </w:p>
    <w:tbl>
      <w:tblPr>
        <w:tblStyle w:val="TableGrid"/>
        <w:tblW w:w="0" w:type="auto"/>
        <w:tblLook w:val="04A0" w:firstRow="1" w:lastRow="0" w:firstColumn="1" w:lastColumn="0" w:noHBand="0" w:noVBand="1"/>
      </w:tblPr>
      <w:tblGrid>
        <w:gridCol w:w="9608"/>
      </w:tblGrid>
      <w:tr w:rsidRPr="005268E5" w:rsidR="00581A95" w:rsidTr="00D67157" w14:paraId="46AAA849" w14:textId="77777777">
        <w:tc>
          <w:tcPr>
            <w:tcW w:w="9608" w:type="dxa"/>
            <w:tcBorders>
              <w:top w:val="double" w:color="000000" w:themeColor="text1" w:sz="4" w:space="0"/>
              <w:left w:val="double" w:color="000000" w:themeColor="text1" w:sz="4" w:space="0"/>
              <w:bottom w:val="double" w:color="000000" w:themeColor="text1" w:sz="4" w:space="0"/>
              <w:right w:val="double" w:color="000000" w:themeColor="text1" w:sz="4" w:space="0"/>
            </w:tcBorders>
          </w:tcPr>
          <w:p w:rsidRPr="00E97637" w:rsidR="00581A95" w:rsidP="00D67157" w:rsidRDefault="00581A95" w14:paraId="66276DDE" w14:textId="7123B5AB">
            <w:pPr>
              <w:rPr>
                <w:bCs/>
              </w:rPr>
            </w:pPr>
            <w:r w:rsidRPr="005268E5">
              <w:rPr>
                <w:b/>
              </w:rPr>
              <w:t>In order to</w:t>
            </w:r>
            <w:r>
              <w:rPr>
                <w:bCs/>
              </w:rPr>
              <w:t xml:space="preserve"> </w:t>
            </w:r>
            <w:r w:rsidR="003744CF">
              <w:rPr>
                <w:bCs/>
              </w:rPr>
              <w:t>give priority to VIP players</w:t>
            </w:r>
          </w:p>
          <w:p w:rsidRPr="003744CF" w:rsidR="00581A95" w:rsidP="00D67157" w:rsidRDefault="00581A95" w14:paraId="11AEC62D" w14:textId="1006DB1F">
            <w:pPr>
              <w:rPr>
                <w:bCs/>
              </w:rPr>
            </w:pPr>
            <w:r w:rsidRPr="005268E5">
              <w:rPr>
                <w:b/>
              </w:rPr>
              <w:t>As a</w:t>
            </w:r>
            <w:r>
              <w:rPr>
                <w:b/>
              </w:rPr>
              <w:t xml:space="preserve"> </w:t>
            </w:r>
            <w:r w:rsidR="003744CF">
              <w:rPr>
                <w:bCs/>
              </w:rPr>
              <w:t>player with VIP status</w:t>
            </w:r>
          </w:p>
          <w:p w:rsidR="00581A95" w:rsidP="00D67157" w:rsidRDefault="00581A95" w14:paraId="78F56EBB" w14:textId="322B69E4">
            <w:r w:rsidRPr="005268E5">
              <w:rPr>
                <w:b/>
              </w:rPr>
              <w:t xml:space="preserve">I want to </w:t>
            </w:r>
            <w:r w:rsidR="003744CF">
              <w:t>book a court in or across a time span which is marked VIP</w:t>
            </w:r>
            <w:r w:rsidR="00613434">
              <w:t xml:space="preserve"> only</w:t>
            </w:r>
          </w:p>
          <w:p w:rsidR="00581A95" w:rsidP="00D67157" w:rsidRDefault="00581A95" w14:paraId="7AA5F996" w14:textId="77777777"/>
          <w:p w:rsidR="00B9053F" w:rsidP="00D67157" w:rsidRDefault="00B9053F" w14:paraId="403AD1E5" w14:textId="254CEC28">
            <w:r>
              <w:t>Note:</w:t>
            </w:r>
          </w:p>
          <w:p w:rsidR="00B9053F" w:rsidP="00B9053F" w:rsidRDefault="00B9053F" w14:paraId="63C1BC66" w14:textId="683B5EE9">
            <w:pPr>
              <w:pStyle w:val="ListParagraph"/>
              <w:numPr>
                <w:ilvl w:val="0"/>
                <w:numId w:val="4"/>
              </w:numPr>
            </w:pPr>
            <w:r>
              <w:t xml:space="preserve">Any </w:t>
            </w:r>
            <w:r w:rsidR="004251B1">
              <w:t xml:space="preserve">one or more </w:t>
            </w:r>
            <w:r>
              <w:t>time span</w:t>
            </w:r>
            <w:r w:rsidR="004251B1">
              <w:t>(s)</w:t>
            </w:r>
            <w:r>
              <w:t xml:space="preserve"> in the daily schedule can be marked VIP. It can be in the beginning or the end. Or sometime in the middle.</w:t>
            </w:r>
            <w:r w:rsidR="004251B1">
              <w:t xml:space="preserve"> See UC13.</w:t>
            </w:r>
          </w:p>
          <w:p w:rsidR="00B9053F" w:rsidP="00A74114" w:rsidRDefault="00B9053F" w14:paraId="09980EC0" w14:textId="77777777"/>
          <w:p w:rsidR="002B4613" w:rsidP="00D67157" w:rsidRDefault="002F0E04" w14:paraId="6D6886F2" w14:textId="0D84FCD1">
            <w:r>
              <w:t>Dependency on UC6</w:t>
            </w:r>
            <w:r w:rsidR="003654DC">
              <w:t>:</w:t>
            </w:r>
          </w:p>
          <w:p w:rsidR="003654DC" w:rsidP="003654DC" w:rsidRDefault="003654DC" w14:paraId="6F10BB16" w14:textId="327BCDBB">
            <w:pPr>
              <w:pStyle w:val="ListParagraph"/>
              <w:numPr>
                <w:ilvl w:val="0"/>
                <w:numId w:val="4"/>
              </w:numPr>
            </w:pPr>
            <w:r>
              <w:t>Essentially the same rules apply as in UC6. It is just elaborated here in the specific case of a player with VIP status. You must still adhere to the rules in UC6, where it is relevant.</w:t>
            </w:r>
          </w:p>
          <w:p w:rsidR="00284265" w:rsidP="003654DC" w:rsidRDefault="00284265" w14:paraId="33AFB059" w14:textId="08740FA0">
            <w:pPr>
              <w:pStyle w:val="ListParagraph"/>
              <w:numPr>
                <w:ilvl w:val="0"/>
                <w:numId w:val="4"/>
              </w:numPr>
            </w:pPr>
            <w:r>
              <w:t>A booking may:</w:t>
            </w:r>
          </w:p>
          <w:p w:rsidR="00284265" w:rsidP="00284265" w:rsidRDefault="00284265" w14:paraId="6E73ED4D" w14:textId="22B768F8">
            <w:pPr>
              <w:pStyle w:val="ListParagraph"/>
              <w:numPr>
                <w:ilvl w:val="1"/>
                <w:numId w:val="4"/>
              </w:numPr>
            </w:pPr>
            <w:r>
              <w:t xml:space="preserve">Start </w:t>
            </w:r>
            <w:r w:rsidR="00742344">
              <w:t>at the same start time of the VIP time span</w:t>
            </w:r>
          </w:p>
          <w:p w:rsidR="00742344" w:rsidP="00284265" w:rsidRDefault="00742344" w14:paraId="2574BC9A" w14:textId="34AF968B">
            <w:pPr>
              <w:pStyle w:val="ListParagraph"/>
              <w:numPr>
                <w:ilvl w:val="1"/>
                <w:numId w:val="4"/>
              </w:numPr>
            </w:pPr>
            <w:r>
              <w:t>Start inside the VIP time span</w:t>
            </w:r>
          </w:p>
          <w:p w:rsidR="00742344" w:rsidP="00284265" w:rsidRDefault="00742344" w14:paraId="5FBC114D" w14:textId="4ACCDF77">
            <w:pPr>
              <w:pStyle w:val="ListParagraph"/>
              <w:numPr>
                <w:ilvl w:val="1"/>
                <w:numId w:val="4"/>
              </w:numPr>
            </w:pPr>
            <w:r>
              <w:t>Span across the entire VIP time span</w:t>
            </w:r>
          </w:p>
          <w:p w:rsidR="00742344" w:rsidP="00284265" w:rsidRDefault="00742344" w14:paraId="62EEC8B4" w14:textId="339198DA">
            <w:pPr>
              <w:pStyle w:val="ListParagraph"/>
              <w:numPr>
                <w:ilvl w:val="1"/>
                <w:numId w:val="4"/>
              </w:numPr>
            </w:pPr>
            <w:r>
              <w:t xml:space="preserve">End </w:t>
            </w:r>
            <w:r w:rsidR="00750D9B">
              <w:t>at the start or end of the VIP time span</w:t>
            </w:r>
          </w:p>
          <w:p w:rsidR="00750D9B" w:rsidP="00284265" w:rsidRDefault="00750D9B" w14:paraId="1BAD78AC" w14:textId="6FC16B1D">
            <w:pPr>
              <w:pStyle w:val="ListParagraph"/>
              <w:numPr>
                <w:ilvl w:val="1"/>
                <w:numId w:val="4"/>
              </w:numPr>
            </w:pPr>
            <w:r>
              <w:t>Basically, any kind of overlap between booking and VIP time span is allowed</w:t>
            </w:r>
          </w:p>
          <w:p w:rsidRPr="005268E5" w:rsidR="00581A95" w:rsidP="00D67157" w:rsidRDefault="00581A95" w14:paraId="5B662326" w14:textId="77777777">
            <w:pPr>
              <w:pStyle w:val="Heading3"/>
              <w:jc w:val="center"/>
            </w:pPr>
            <w:r w:rsidRPr="005268E5">
              <w:t>Success scenarios</w:t>
            </w:r>
          </w:p>
          <w:tbl>
            <w:tblPr>
              <w:tblStyle w:val="TableGrid"/>
              <w:tblW w:w="0" w:type="auto"/>
              <w:tblLook w:val="04A0" w:firstRow="1" w:lastRow="0" w:firstColumn="1" w:lastColumn="0" w:noHBand="0" w:noVBand="1"/>
            </w:tblPr>
            <w:tblGrid>
              <w:gridCol w:w="4904"/>
              <w:gridCol w:w="4478"/>
            </w:tblGrid>
            <w:tr w:rsidRPr="005268E5" w:rsidR="00581A95" w:rsidTr="00D67157" w14:paraId="0AC9CD33" w14:textId="77777777">
              <w:tc>
                <w:tcPr>
                  <w:tcW w:w="4904" w:type="dxa"/>
                </w:tcPr>
                <w:p w:rsidR="00581A95" w:rsidP="00D67157" w:rsidRDefault="00581A95" w14:paraId="785F5BD1" w14:textId="77777777">
                  <w:pPr>
                    <w:rPr>
                      <w:b/>
                    </w:rPr>
                  </w:pPr>
                  <w:r>
                    <w:rPr>
                      <w:b/>
                    </w:rPr>
                    <w:t>S1</w:t>
                  </w:r>
                </w:p>
                <w:p w:rsidR="00581A95" w:rsidP="00D67157" w:rsidRDefault="00581A95" w14:paraId="7D525A28" w14:textId="77777777">
                  <w:r w:rsidRPr="00FD7744">
                    <w:rPr>
                      <w:b/>
                      <w:u w:val="single"/>
                    </w:rPr>
                    <w:t>Given</w:t>
                  </w:r>
                  <w:r w:rsidRPr="005268E5">
                    <w:rPr>
                      <w:b/>
                    </w:rPr>
                    <w:t xml:space="preserve"> </w:t>
                  </w:r>
                  <w:r w:rsidRPr="005F6174">
                    <w:t xml:space="preserve">an </w:t>
                  </w:r>
                  <w:r>
                    <w:t>existing daily schedule</w:t>
                  </w:r>
                </w:p>
                <w:p w:rsidRPr="00B1494E" w:rsidR="00D4126B" w:rsidP="00B1494E" w:rsidRDefault="00B1494E" w14:paraId="0663B30E" w14:textId="4945C5B6">
                  <w:pPr>
                    <w:ind w:left="720"/>
                  </w:pPr>
                  <w:r>
                    <w:rPr>
                      <w:b/>
                      <w:bCs/>
                    </w:rPr>
                    <w:t>And</w:t>
                  </w:r>
                  <w:r>
                    <w:t xml:space="preserve"> a VIP-player</w:t>
                  </w:r>
                </w:p>
                <w:p w:rsidR="00613434" w:rsidP="00227450" w:rsidRDefault="00613434" w14:paraId="4946A8BB" w14:textId="471DAF8A">
                  <w:pPr>
                    <w:ind w:left="720"/>
                  </w:pPr>
                  <w:r>
                    <w:rPr>
                      <w:b/>
                      <w:bCs/>
                    </w:rPr>
                    <w:t>And</w:t>
                  </w:r>
                  <w:r>
                    <w:t xml:space="preserve"> the daily schedule has a court</w:t>
                  </w:r>
                </w:p>
                <w:p w:rsidR="00613434" w:rsidP="00227450" w:rsidRDefault="00613434" w14:paraId="50C8810C" w14:textId="3662FC18">
                  <w:pPr>
                    <w:ind w:left="720"/>
                  </w:pPr>
                  <w:r w:rsidRPr="00613434">
                    <w:rPr>
                      <w:b/>
                      <w:bCs/>
                    </w:rPr>
                    <w:t>And</w:t>
                  </w:r>
                  <w:r w:rsidR="002B4613">
                    <w:t xml:space="preserve"> the daily schedule has time span marked as VIP</w:t>
                  </w:r>
                </w:p>
                <w:p w:rsidR="00B1494E" w:rsidP="00B1494E" w:rsidRDefault="00B1494E" w14:paraId="703BD3D5" w14:textId="77777777"/>
                <w:p w:rsidR="007C632B" w:rsidP="00D67157" w:rsidRDefault="007C632B" w14:paraId="6065C568" w14:textId="6609D0BC">
                  <w:r>
                    <w:t xml:space="preserve">    | </w:t>
                  </w:r>
                  <w:r w:rsidR="000D05BA">
                    <w:t>VIP time span: 14:00 – 15.30  |</w:t>
                  </w:r>
                </w:p>
                <w:p w:rsidR="000D05BA" w:rsidP="00D67157" w:rsidRDefault="000D05BA" w14:paraId="1E943232" w14:textId="01914D85">
                  <w:r>
                    <w:t xml:space="preserve">    | Booking time: </w:t>
                  </w:r>
                  <w:r w:rsidR="00594685">
                    <w:t>13:00 – 14:00   |</w:t>
                  </w:r>
                </w:p>
                <w:p w:rsidR="00594685" w:rsidP="00594685" w:rsidRDefault="00594685" w14:paraId="01F604E7" w14:textId="1331BA1A">
                  <w:r>
                    <w:t xml:space="preserve">    | Booking time: 13:00 – 14:30   |</w:t>
                  </w:r>
                </w:p>
                <w:p w:rsidR="00594685" w:rsidP="00594685" w:rsidRDefault="00594685" w14:paraId="52B5ED98" w14:textId="765A2A8A">
                  <w:r>
                    <w:t xml:space="preserve">    | Booking time: 13:30 – 16:00   |</w:t>
                  </w:r>
                </w:p>
                <w:p w:rsidR="00594685" w:rsidP="00594685" w:rsidRDefault="00594685" w14:paraId="2814AD1C" w14:textId="0AF0873D">
                  <w:r>
                    <w:t xml:space="preserve">    | Booking time: 15:30 – 17:00   |</w:t>
                  </w:r>
                </w:p>
                <w:p w:rsidR="00594685" w:rsidP="00594685" w:rsidRDefault="00594685" w14:paraId="4880DFA3" w14:textId="4005FC09">
                  <w:r>
                    <w:t xml:space="preserve">    | Booking time: 14:30 – 16:00   |</w:t>
                  </w:r>
                </w:p>
                <w:p w:rsidR="00B1494E" w:rsidP="00D67157" w:rsidRDefault="00B1494E" w14:paraId="597B4DE1" w14:textId="77777777">
                  <w:pPr>
                    <w:rPr>
                      <w:b/>
                      <w:u w:val="single"/>
                    </w:rPr>
                  </w:pPr>
                </w:p>
                <w:p w:rsidR="00581A95" w:rsidP="00D67157" w:rsidRDefault="00581A95" w14:paraId="5B59ACD6" w14:textId="423A8133">
                  <w:r w:rsidRPr="00FD7744">
                    <w:rPr>
                      <w:b/>
                      <w:u w:val="single"/>
                    </w:rPr>
                    <w:t>When</w:t>
                  </w:r>
                  <w:r w:rsidRPr="005268E5">
                    <w:rPr>
                      <w:b/>
                    </w:rPr>
                    <w:t xml:space="preserve"> </w:t>
                  </w:r>
                  <w:r w:rsidR="002B4613">
                    <w:t>the player books the court</w:t>
                  </w:r>
                </w:p>
                <w:p w:rsidRPr="00B1494E" w:rsidR="00581A95" w:rsidP="00D67157" w:rsidRDefault="00581A95" w14:paraId="68B47A0A" w14:textId="59C90FF0">
                  <w:r>
                    <w:rPr>
                      <w:b/>
                      <w:bCs/>
                      <w:u w:val="single"/>
                    </w:rPr>
                    <w:t>Then</w:t>
                  </w:r>
                  <w:r>
                    <w:t xml:space="preserve"> the </w:t>
                  </w:r>
                  <w:r w:rsidR="002B4613">
                    <w:t>court is booked by the player</w:t>
                  </w:r>
                </w:p>
              </w:tc>
              <w:tc>
                <w:tcPr>
                  <w:tcW w:w="4478" w:type="dxa"/>
                </w:tcPr>
                <w:p w:rsidR="00581A95" w:rsidP="00D67157" w:rsidRDefault="00581A95" w14:paraId="6EBAAE9E" w14:textId="098956D1">
                  <w:pPr>
                    <w:rPr>
                      <w:b/>
                    </w:rPr>
                  </w:pPr>
                </w:p>
              </w:tc>
            </w:tr>
          </w:tbl>
          <w:p w:rsidRPr="005268E5" w:rsidR="00581A95" w:rsidP="00D67157" w:rsidRDefault="00581A95" w14:paraId="7AD1E348" w14:textId="77777777"/>
          <w:p w:rsidRPr="005268E5" w:rsidR="00581A95" w:rsidP="00D67157" w:rsidRDefault="00581A95" w14:paraId="6109457A" w14:textId="77777777">
            <w:pPr>
              <w:pStyle w:val="Heading3"/>
              <w:jc w:val="center"/>
            </w:pPr>
            <w:r w:rsidRPr="005268E5">
              <w:t>Failure scenarios</w:t>
            </w:r>
          </w:p>
          <w:tbl>
            <w:tblPr>
              <w:tblStyle w:val="TableGrid"/>
              <w:tblW w:w="0" w:type="auto"/>
              <w:tblLook w:val="04A0" w:firstRow="1" w:lastRow="0" w:firstColumn="1" w:lastColumn="0" w:noHBand="0" w:noVBand="1"/>
            </w:tblPr>
            <w:tblGrid>
              <w:gridCol w:w="9373"/>
            </w:tblGrid>
            <w:tr w:rsidRPr="005268E5" w:rsidR="004A61A4" w:rsidTr="004A61A4" w14:paraId="7ED59481" w14:textId="77777777">
              <w:trPr>
                <w:cantSplit/>
              </w:trPr>
              <w:tc>
                <w:tcPr>
                  <w:tcW w:w="9373" w:type="dxa"/>
                </w:tcPr>
                <w:p w:rsidRPr="00E66AE7" w:rsidR="004A61A4" w:rsidP="004A61A4" w:rsidRDefault="004A61A4" w14:paraId="1C2449D7" w14:textId="2F2CD39F">
                  <w:pPr>
                    <w:jc w:val="center"/>
                    <w:rPr>
                      <w:b/>
                      <w:iCs/>
                    </w:rPr>
                  </w:pPr>
                  <w:r>
                    <w:rPr>
                      <w:b/>
                      <w:iCs/>
                    </w:rPr>
                    <w:t>See failure scenarios of UC6</w:t>
                  </w:r>
                </w:p>
              </w:tc>
            </w:tr>
          </w:tbl>
          <w:p w:rsidRPr="005268E5" w:rsidR="00581A95" w:rsidP="00D67157" w:rsidRDefault="00581A95" w14:paraId="6159A20D" w14:textId="77777777"/>
        </w:tc>
      </w:tr>
    </w:tbl>
    <w:p w:rsidR="00564938" w:rsidRDefault="00564938" w14:paraId="45AAC6B8" w14:textId="52650DB0">
      <w:pPr>
        <w:rPr>
          <w:rFonts w:asciiTheme="majorHAnsi" w:hAnsiTheme="majorHAnsi" w:eastAsiaTheme="majorEastAsia" w:cstheme="majorBidi"/>
          <w:b/>
          <w:bCs/>
          <w:color w:val="2F5496" w:themeColor="accent1" w:themeShade="BF"/>
          <w:sz w:val="26"/>
          <w:szCs w:val="26"/>
        </w:rPr>
      </w:pPr>
    </w:p>
    <w:p w:rsidR="00564938" w:rsidRDefault="00564938" w14:paraId="09CB0B82" w14:textId="77777777">
      <w:pPr>
        <w:rPr>
          <w:rFonts w:asciiTheme="majorHAnsi" w:hAnsiTheme="majorHAnsi" w:eastAsiaTheme="majorEastAsia" w:cstheme="majorBidi"/>
          <w:b/>
          <w:bCs/>
          <w:color w:val="2F5496" w:themeColor="accent1" w:themeShade="BF"/>
          <w:sz w:val="26"/>
          <w:szCs w:val="26"/>
        </w:rPr>
      </w:pPr>
      <w:r>
        <w:rPr>
          <w:rFonts w:asciiTheme="majorHAnsi" w:hAnsiTheme="majorHAnsi" w:eastAsiaTheme="majorEastAsia" w:cstheme="majorBidi"/>
          <w:b/>
          <w:bCs/>
          <w:color w:val="2F5496" w:themeColor="accent1" w:themeShade="BF"/>
          <w:sz w:val="26"/>
          <w:szCs w:val="26"/>
        </w:rPr>
        <w:br w:type="page"/>
      </w:r>
    </w:p>
    <w:p w:rsidR="00564938" w:rsidP="00564938" w:rsidRDefault="00564938" w14:paraId="4D852349" w14:textId="67D6B820">
      <w:pPr>
        <w:pStyle w:val="Heading2"/>
        <w:jc w:val="both"/>
      </w:pPr>
      <w:r>
        <w:t>ID: 1</w:t>
      </w:r>
      <w:r w:rsidR="00C4506F">
        <w:t>5</w:t>
      </w:r>
      <w:r>
        <w:t xml:space="preserve"> – The manager deletes a daily schedule</w:t>
      </w:r>
    </w:p>
    <w:tbl>
      <w:tblPr>
        <w:tblStyle w:val="TableGrid"/>
        <w:tblW w:w="0" w:type="auto"/>
        <w:tblLook w:val="04A0" w:firstRow="1" w:lastRow="0" w:firstColumn="1" w:lastColumn="0" w:noHBand="0" w:noVBand="1"/>
      </w:tblPr>
      <w:tblGrid>
        <w:gridCol w:w="9608"/>
      </w:tblGrid>
      <w:tr w:rsidRPr="005268E5" w:rsidR="00564938" w:rsidTr="00D67157" w14:paraId="7264D164" w14:textId="77777777">
        <w:tc>
          <w:tcPr>
            <w:tcW w:w="9608" w:type="dxa"/>
            <w:tcBorders>
              <w:top w:val="double" w:color="000000" w:themeColor="text1" w:sz="4" w:space="0"/>
              <w:left w:val="double" w:color="000000" w:themeColor="text1" w:sz="4" w:space="0"/>
              <w:bottom w:val="double" w:color="000000" w:themeColor="text1" w:sz="4" w:space="0"/>
              <w:right w:val="double" w:color="000000" w:themeColor="text1" w:sz="4" w:space="0"/>
            </w:tcBorders>
          </w:tcPr>
          <w:p w:rsidRPr="00E97637" w:rsidR="00564938" w:rsidP="00D67157" w:rsidRDefault="00564938" w14:paraId="07A7960B" w14:textId="04A80960">
            <w:pPr>
              <w:rPr>
                <w:bCs/>
              </w:rPr>
            </w:pPr>
            <w:r w:rsidRPr="005268E5">
              <w:rPr>
                <w:b/>
              </w:rPr>
              <w:t>In order to</w:t>
            </w:r>
            <w:r>
              <w:rPr>
                <w:bCs/>
              </w:rPr>
              <w:t xml:space="preserve"> remove a daily schedule in case the padel club </w:t>
            </w:r>
            <w:r w:rsidR="00865EEA">
              <w:rPr>
                <w:bCs/>
              </w:rPr>
              <w:t>changes their mind</w:t>
            </w:r>
          </w:p>
          <w:p w:rsidRPr="005268E5" w:rsidR="00564938" w:rsidP="00D67157" w:rsidRDefault="00564938" w14:paraId="4333D466" w14:textId="77777777">
            <w:r w:rsidRPr="005268E5">
              <w:rPr>
                <w:b/>
              </w:rPr>
              <w:t>As a</w:t>
            </w:r>
            <w:r>
              <w:rPr>
                <w:b/>
              </w:rPr>
              <w:t xml:space="preserve"> </w:t>
            </w:r>
            <w:r>
              <w:t>manager</w:t>
            </w:r>
          </w:p>
          <w:p w:rsidRPr="00865EEA" w:rsidR="00564938" w:rsidP="00D67157" w:rsidRDefault="00564938" w14:paraId="366833EF" w14:textId="66DD38C4">
            <w:pPr>
              <w:rPr>
                <w:bCs/>
              </w:rPr>
            </w:pPr>
            <w:r w:rsidRPr="005268E5">
              <w:rPr>
                <w:b/>
              </w:rPr>
              <w:t xml:space="preserve">I want to </w:t>
            </w:r>
            <w:r w:rsidR="00865EEA">
              <w:rPr>
                <w:bCs/>
              </w:rPr>
              <w:t>delete a daily schedule</w:t>
            </w:r>
          </w:p>
          <w:p w:rsidR="00564938" w:rsidP="00D67157" w:rsidRDefault="00564938" w14:paraId="569D1A5C" w14:textId="77777777"/>
          <w:p w:rsidR="00564938" w:rsidP="00D67157" w:rsidRDefault="00865EEA" w14:paraId="640920A6" w14:textId="6F28A10D">
            <w:r>
              <w:t>Note</w:t>
            </w:r>
            <w:r w:rsidR="00564938">
              <w:t>:</w:t>
            </w:r>
          </w:p>
          <w:p w:rsidR="00564938" w:rsidP="00564938" w:rsidRDefault="00865EEA" w14:paraId="4D36695B" w14:textId="783E7BF0">
            <w:pPr>
              <w:pStyle w:val="ListParagraph"/>
              <w:numPr>
                <w:ilvl w:val="0"/>
                <w:numId w:val="4"/>
              </w:numPr>
            </w:pPr>
            <w:r>
              <w:t>We will do soft-deletion. The schedule will be marked deleted, but not actually removed from the database.</w:t>
            </w:r>
          </w:p>
          <w:p w:rsidR="00426410" w:rsidP="00564938" w:rsidRDefault="00426410" w14:paraId="10CB39D5" w14:textId="57BABDFA">
            <w:pPr>
              <w:pStyle w:val="ListParagraph"/>
              <w:numPr>
                <w:ilvl w:val="0"/>
                <w:numId w:val="4"/>
              </w:numPr>
            </w:pPr>
            <w:r>
              <w:t xml:space="preserve">Similarly to removing of padel courts, the manager </w:t>
            </w:r>
            <w:r w:rsidR="00050A8A">
              <w:t>is not</w:t>
            </w:r>
            <w:r>
              <w:t xml:space="preserve"> allowed to delete</w:t>
            </w:r>
            <w:r w:rsidR="00050A8A">
              <w:t xml:space="preserve"> a daily schedule on the same date as the daily schedule. This will </w:t>
            </w:r>
            <w:r w:rsidR="00A27235">
              <w:t xml:space="preserve">be </w:t>
            </w:r>
            <w:r w:rsidR="00050A8A">
              <w:t>too short notice for the players, and is considered unfair.</w:t>
            </w:r>
          </w:p>
          <w:p w:rsidRPr="005268E5" w:rsidR="00564938" w:rsidP="00D67157" w:rsidRDefault="00564938" w14:paraId="3B7494DC" w14:textId="77777777">
            <w:pPr>
              <w:pStyle w:val="Heading3"/>
              <w:jc w:val="center"/>
            </w:pPr>
            <w:r w:rsidRPr="005268E5">
              <w:t>Success scenarios</w:t>
            </w:r>
          </w:p>
          <w:tbl>
            <w:tblPr>
              <w:tblStyle w:val="TableGrid"/>
              <w:tblW w:w="0" w:type="auto"/>
              <w:tblLook w:val="04A0" w:firstRow="1" w:lastRow="0" w:firstColumn="1" w:lastColumn="0" w:noHBand="0" w:noVBand="1"/>
            </w:tblPr>
            <w:tblGrid>
              <w:gridCol w:w="4904"/>
              <w:gridCol w:w="4478"/>
            </w:tblGrid>
            <w:tr w:rsidRPr="005268E5" w:rsidR="00564938" w:rsidTr="00D67157" w14:paraId="74A0651A" w14:textId="77777777">
              <w:tc>
                <w:tcPr>
                  <w:tcW w:w="4904" w:type="dxa"/>
                </w:tcPr>
                <w:p w:rsidR="00564938" w:rsidP="00D67157" w:rsidRDefault="00564938" w14:paraId="027F9CBC" w14:textId="0936C179">
                  <w:pPr>
                    <w:rPr>
                      <w:b/>
                    </w:rPr>
                  </w:pPr>
                  <w:r>
                    <w:rPr>
                      <w:b/>
                    </w:rPr>
                    <w:t>S1</w:t>
                  </w:r>
                  <w:r w:rsidR="00677F3F">
                    <w:rPr>
                      <w:b/>
                    </w:rPr>
                    <w:t xml:space="preserve"> – Schedule is active</w:t>
                  </w:r>
                </w:p>
                <w:p w:rsidR="00564938" w:rsidP="00D67157" w:rsidRDefault="00564938" w14:paraId="74AC7F7B" w14:textId="77777777">
                  <w:r w:rsidRPr="00FD7744">
                    <w:rPr>
                      <w:b/>
                      <w:u w:val="single"/>
                    </w:rPr>
                    <w:t>Given</w:t>
                  </w:r>
                  <w:r w:rsidRPr="005268E5">
                    <w:rPr>
                      <w:b/>
                    </w:rPr>
                    <w:t xml:space="preserve"> </w:t>
                  </w:r>
                  <w:r w:rsidRPr="005F6174">
                    <w:t xml:space="preserve">an </w:t>
                  </w:r>
                  <w:r>
                    <w:t>existing daily schedule</w:t>
                  </w:r>
                </w:p>
                <w:p w:rsidR="00F7310C" w:rsidP="00227450" w:rsidRDefault="00F7310C" w14:paraId="69232C5C" w14:textId="598E64AC">
                  <w:pPr>
                    <w:ind w:left="720"/>
                  </w:pPr>
                  <w:r>
                    <w:rPr>
                      <w:b/>
                      <w:bCs/>
                    </w:rPr>
                    <w:t>And</w:t>
                  </w:r>
                  <w:r>
                    <w:t xml:space="preserve"> the schedule is in the future</w:t>
                  </w:r>
                </w:p>
                <w:p w:rsidRPr="00677F3F" w:rsidR="00677F3F" w:rsidP="00227450" w:rsidRDefault="00677F3F" w14:paraId="0803B99B" w14:textId="46A1E0A3">
                  <w:pPr>
                    <w:ind w:left="720"/>
                    <w:rPr>
                      <w:i/>
                      <w:iCs/>
                    </w:rPr>
                  </w:pPr>
                  <w:r>
                    <w:rPr>
                      <w:b/>
                      <w:bCs/>
                    </w:rPr>
                    <w:t>And</w:t>
                  </w:r>
                  <w:r>
                    <w:t xml:space="preserve"> the schedule is </w:t>
                  </w:r>
                  <w:r>
                    <w:rPr>
                      <w:i/>
                      <w:iCs/>
                    </w:rPr>
                    <w:t>active</w:t>
                  </w:r>
                </w:p>
                <w:p w:rsidR="00564938" w:rsidP="00D67157" w:rsidRDefault="00564938" w14:paraId="18A391D1" w14:textId="2445A326">
                  <w:r w:rsidRPr="00FD7744">
                    <w:rPr>
                      <w:b/>
                      <w:u w:val="single"/>
                    </w:rPr>
                    <w:t>When</w:t>
                  </w:r>
                  <w:r w:rsidRPr="005268E5">
                    <w:rPr>
                      <w:b/>
                    </w:rPr>
                    <w:t xml:space="preserve"> </w:t>
                  </w:r>
                  <w:r>
                    <w:t>manager</w:t>
                  </w:r>
                  <w:r w:rsidRPr="00CE6018">
                    <w:t xml:space="preserve"> selects </w:t>
                  </w:r>
                  <w:r>
                    <w:t xml:space="preserve">to </w:t>
                  </w:r>
                  <w:r w:rsidR="00F7310C">
                    <w:t>delete the schedule</w:t>
                  </w:r>
                </w:p>
                <w:p w:rsidR="00564938" w:rsidP="00D67157" w:rsidRDefault="00564938" w14:paraId="561DBA58" w14:textId="2B140091">
                  <w:r>
                    <w:rPr>
                      <w:b/>
                      <w:bCs/>
                      <w:u w:val="single"/>
                    </w:rPr>
                    <w:t>Then</w:t>
                  </w:r>
                  <w:r>
                    <w:t xml:space="preserve"> the </w:t>
                  </w:r>
                  <w:r w:rsidR="00F7310C">
                    <w:t>schedule is marked as deleted</w:t>
                  </w:r>
                </w:p>
                <w:p w:rsidR="00772063" w:rsidP="00227450" w:rsidRDefault="00772063" w14:paraId="4D59901B" w14:textId="51D293AC">
                  <w:pPr>
                    <w:ind w:left="720"/>
                  </w:pPr>
                  <w:r>
                    <w:rPr>
                      <w:b/>
                      <w:bCs/>
                    </w:rPr>
                    <w:t>And</w:t>
                  </w:r>
                  <w:r>
                    <w:t xml:space="preserve"> all bookings are cancelled</w:t>
                  </w:r>
                </w:p>
                <w:p w:rsidR="00772063" w:rsidP="00227450" w:rsidRDefault="00772063" w14:paraId="17EB73BD" w14:textId="39770283">
                  <w:pPr>
                    <w:ind w:left="720"/>
                  </w:pPr>
                  <w:r>
                    <w:rPr>
                      <w:b/>
                      <w:bCs/>
                    </w:rPr>
                    <w:t>And</w:t>
                  </w:r>
                  <w:r>
                    <w:t xml:space="preserve"> all courts are </w:t>
                  </w:r>
                  <w:r w:rsidR="00C4506F">
                    <w:t>removed from the schedule</w:t>
                  </w:r>
                </w:p>
                <w:p w:rsidRPr="00C4506F" w:rsidR="00C4506F" w:rsidP="00227450" w:rsidRDefault="00C4506F" w14:paraId="3D4AFA58" w14:textId="55C79ADC">
                  <w:pPr>
                    <w:ind w:left="720"/>
                  </w:pPr>
                  <w:r>
                    <w:rPr>
                      <w:b/>
                      <w:bCs/>
                    </w:rPr>
                    <w:t>And</w:t>
                  </w:r>
                  <w:r>
                    <w:t xml:space="preserve"> affected players are notified</w:t>
                  </w:r>
                </w:p>
                <w:p w:rsidRPr="005268E5" w:rsidR="00564938" w:rsidP="00D67157" w:rsidRDefault="00564938" w14:paraId="4D829D61" w14:textId="77777777">
                  <w:pPr>
                    <w:rPr>
                      <w:b/>
                    </w:rPr>
                  </w:pPr>
                </w:p>
              </w:tc>
              <w:tc>
                <w:tcPr>
                  <w:tcW w:w="4478" w:type="dxa"/>
                </w:tcPr>
                <w:p w:rsidR="00564938" w:rsidP="00D67157" w:rsidRDefault="00564938" w14:paraId="32B6A37C" w14:textId="77777777">
                  <w:pPr>
                    <w:rPr>
                      <w:b/>
                    </w:rPr>
                  </w:pPr>
                  <w:r>
                    <w:rPr>
                      <w:b/>
                    </w:rPr>
                    <w:t xml:space="preserve">S2 – </w:t>
                  </w:r>
                  <w:r w:rsidR="00677F3F">
                    <w:rPr>
                      <w:b/>
                    </w:rPr>
                    <w:t>Schedule is draft</w:t>
                  </w:r>
                </w:p>
                <w:p w:rsidR="00677F3F" w:rsidP="00677F3F" w:rsidRDefault="00677F3F" w14:paraId="23AAA49D" w14:textId="77777777">
                  <w:r w:rsidRPr="00FD7744">
                    <w:rPr>
                      <w:b/>
                      <w:u w:val="single"/>
                    </w:rPr>
                    <w:t>Given</w:t>
                  </w:r>
                  <w:r w:rsidRPr="005268E5">
                    <w:rPr>
                      <w:b/>
                    </w:rPr>
                    <w:t xml:space="preserve"> </w:t>
                  </w:r>
                  <w:r w:rsidRPr="005F6174">
                    <w:t xml:space="preserve">an </w:t>
                  </w:r>
                  <w:r>
                    <w:t>existing daily schedule</w:t>
                  </w:r>
                </w:p>
                <w:p w:rsidR="00677F3F" w:rsidP="00677F3F" w:rsidRDefault="00677F3F" w14:paraId="6479E955" w14:textId="196CA1F4">
                  <w:pPr>
                    <w:ind w:left="720"/>
                  </w:pPr>
                  <w:r>
                    <w:rPr>
                      <w:b/>
                      <w:bCs/>
                    </w:rPr>
                    <w:t>And</w:t>
                  </w:r>
                  <w:r>
                    <w:t xml:space="preserve"> the schedule is in the future</w:t>
                  </w:r>
                  <w:r w:rsidR="00133BFA">
                    <w:t xml:space="preserve"> or the same date as the date of deletion</w:t>
                  </w:r>
                </w:p>
                <w:p w:rsidRPr="00677F3F" w:rsidR="00677F3F" w:rsidP="00677F3F" w:rsidRDefault="00677F3F" w14:paraId="33F95AF7" w14:textId="4708BF30">
                  <w:pPr>
                    <w:ind w:left="720"/>
                    <w:rPr>
                      <w:i/>
                      <w:iCs/>
                    </w:rPr>
                  </w:pPr>
                  <w:r>
                    <w:rPr>
                      <w:b/>
                      <w:bCs/>
                    </w:rPr>
                    <w:t>And</w:t>
                  </w:r>
                  <w:r>
                    <w:t xml:space="preserve"> the schedule is </w:t>
                  </w:r>
                  <w:r>
                    <w:rPr>
                      <w:i/>
                      <w:iCs/>
                    </w:rPr>
                    <w:t>draft</w:t>
                  </w:r>
                </w:p>
                <w:p w:rsidR="00677F3F" w:rsidP="00677F3F" w:rsidRDefault="00677F3F" w14:paraId="00237D97" w14:textId="77777777">
                  <w:r w:rsidRPr="00FD7744">
                    <w:rPr>
                      <w:b/>
                      <w:u w:val="single"/>
                    </w:rPr>
                    <w:t>When</w:t>
                  </w:r>
                  <w:r w:rsidRPr="005268E5">
                    <w:rPr>
                      <w:b/>
                    </w:rPr>
                    <w:t xml:space="preserve"> </w:t>
                  </w:r>
                  <w:r>
                    <w:t>manager</w:t>
                  </w:r>
                  <w:r w:rsidRPr="00CE6018">
                    <w:t xml:space="preserve"> selects </w:t>
                  </w:r>
                  <w:r>
                    <w:t>to delete the schedule</w:t>
                  </w:r>
                </w:p>
                <w:p w:rsidR="00677F3F" w:rsidP="00677F3F" w:rsidRDefault="00677F3F" w14:paraId="6C95C4BF" w14:textId="77777777">
                  <w:r>
                    <w:rPr>
                      <w:b/>
                      <w:bCs/>
                      <w:u w:val="single"/>
                    </w:rPr>
                    <w:t>Then</w:t>
                  </w:r>
                  <w:r>
                    <w:t xml:space="preserve"> the schedule is marked as deleted</w:t>
                  </w:r>
                </w:p>
                <w:p w:rsidRPr="00677F3F" w:rsidR="00677F3F" w:rsidP="00677F3F" w:rsidRDefault="00677F3F" w14:paraId="26DC8328" w14:textId="23E749FE">
                  <w:pPr>
                    <w:ind w:left="720"/>
                    <w:rPr>
                      <w:bCs/>
                    </w:rPr>
                  </w:pPr>
                  <w:r>
                    <w:rPr>
                      <w:b/>
                      <w:bCs/>
                    </w:rPr>
                    <w:t>And</w:t>
                  </w:r>
                  <w:r>
                    <w:t xml:space="preserve"> all courts are removed from the schedule</w:t>
                  </w:r>
                </w:p>
              </w:tc>
            </w:tr>
          </w:tbl>
          <w:p w:rsidRPr="005268E5" w:rsidR="00564938" w:rsidP="00D67157" w:rsidRDefault="00564938" w14:paraId="485392E7" w14:textId="77777777"/>
          <w:p w:rsidRPr="005268E5" w:rsidR="00564938" w:rsidP="00D67157" w:rsidRDefault="00564938" w14:paraId="49377684" w14:textId="77777777">
            <w:pPr>
              <w:pStyle w:val="Heading3"/>
              <w:jc w:val="center"/>
            </w:pPr>
            <w:r w:rsidRPr="005268E5">
              <w:t>Failure scenarios</w:t>
            </w:r>
          </w:p>
          <w:tbl>
            <w:tblPr>
              <w:tblStyle w:val="TableGrid"/>
              <w:tblW w:w="0" w:type="auto"/>
              <w:tblLook w:val="04A0" w:firstRow="1" w:lastRow="0" w:firstColumn="1" w:lastColumn="0" w:noHBand="0" w:noVBand="1"/>
            </w:tblPr>
            <w:tblGrid>
              <w:gridCol w:w="4691"/>
              <w:gridCol w:w="4691"/>
            </w:tblGrid>
            <w:tr w:rsidRPr="005268E5" w:rsidR="00564938" w:rsidTr="00D67157" w14:paraId="22DEFA9B" w14:textId="77777777">
              <w:trPr>
                <w:cantSplit/>
              </w:trPr>
              <w:tc>
                <w:tcPr>
                  <w:tcW w:w="4691" w:type="dxa"/>
                </w:tcPr>
                <w:p w:rsidR="00564938" w:rsidP="00D67157" w:rsidRDefault="00564938" w14:paraId="6FCA948B" w14:textId="77777777">
                  <w:pPr>
                    <w:rPr>
                      <w:b/>
                    </w:rPr>
                  </w:pPr>
                  <w:r>
                    <w:rPr>
                      <w:b/>
                    </w:rPr>
                    <w:t>F1 – Schedule not found</w:t>
                  </w:r>
                </w:p>
                <w:p w:rsidRPr="00B1494E" w:rsidR="00564938" w:rsidP="00D67157" w:rsidRDefault="00B1494E" w14:paraId="49B19C98" w14:textId="0A019A21">
                  <w:pPr>
                    <w:rPr>
                      <w:bCs/>
                      <w:iCs/>
                    </w:rPr>
                  </w:pPr>
                  <w:r w:rsidRPr="00B1494E">
                    <w:rPr>
                      <w:bCs/>
                      <w:iCs/>
                    </w:rPr>
                    <w:t>As usual</w:t>
                  </w:r>
                </w:p>
              </w:tc>
              <w:tc>
                <w:tcPr>
                  <w:tcW w:w="4691" w:type="dxa"/>
                </w:tcPr>
                <w:p w:rsidR="00564938" w:rsidP="00D67157" w:rsidRDefault="00564938" w14:paraId="015AE67D" w14:textId="77777777">
                  <w:pPr>
                    <w:rPr>
                      <w:b/>
                      <w:bCs/>
                    </w:rPr>
                  </w:pPr>
                  <w:r>
                    <w:rPr>
                      <w:b/>
                      <w:bCs/>
                    </w:rPr>
                    <w:t xml:space="preserve">F2 – </w:t>
                  </w:r>
                  <w:r w:rsidR="00C4506F">
                    <w:rPr>
                      <w:b/>
                      <w:bCs/>
                    </w:rPr>
                    <w:t>Schedule is in the past</w:t>
                  </w:r>
                </w:p>
                <w:p w:rsidRPr="00B1494E" w:rsidR="00B1494E" w:rsidP="00D67157" w:rsidRDefault="00B1494E" w14:paraId="3DD1560D" w14:textId="678A1B24">
                  <w:r>
                    <w:t>You can do this</w:t>
                  </w:r>
                </w:p>
              </w:tc>
            </w:tr>
            <w:tr w:rsidRPr="005268E5" w:rsidR="00564938" w:rsidTr="00D67157" w14:paraId="7AFA3538" w14:textId="77777777">
              <w:trPr>
                <w:cantSplit/>
              </w:trPr>
              <w:tc>
                <w:tcPr>
                  <w:tcW w:w="4691" w:type="dxa"/>
                </w:tcPr>
                <w:p w:rsidR="00564938" w:rsidP="00D67157" w:rsidRDefault="00564938" w14:paraId="25778213" w14:textId="77777777">
                  <w:pPr>
                    <w:rPr>
                      <w:b/>
                    </w:rPr>
                  </w:pPr>
                  <w:r>
                    <w:rPr>
                      <w:b/>
                    </w:rPr>
                    <w:t xml:space="preserve">F3 – </w:t>
                  </w:r>
                  <w:r w:rsidR="00C4506F">
                    <w:rPr>
                      <w:b/>
                    </w:rPr>
                    <w:t>Already deleted</w:t>
                  </w:r>
                </w:p>
                <w:p w:rsidRPr="00B468C5" w:rsidR="00B468C5" w:rsidP="00D67157" w:rsidRDefault="00B468C5" w14:paraId="5F40C387" w14:textId="4A460076">
                  <w:pPr>
                    <w:rPr>
                      <w:bCs/>
                    </w:rPr>
                  </w:pPr>
                  <w:r>
                    <w:rPr>
                      <w:bCs/>
                    </w:rPr>
                    <w:t>You can also do this</w:t>
                  </w:r>
                </w:p>
              </w:tc>
              <w:tc>
                <w:tcPr>
                  <w:tcW w:w="4691" w:type="dxa"/>
                </w:tcPr>
                <w:p w:rsidR="00564938" w:rsidP="00D67157" w:rsidRDefault="001F3B21" w14:paraId="7D372FFB" w14:textId="0A0BDDB4">
                  <w:pPr>
                    <w:rPr>
                      <w:b/>
                      <w:bCs/>
                    </w:rPr>
                  </w:pPr>
                  <w:r>
                    <w:rPr>
                      <w:b/>
                      <w:bCs/>
                    </w:rPr>
                    <w:t xml:space="preserve">F4 – </w:t>
                  </w:r>
                  <w:r w:rsidR="00A27235">
                    <w:rPr>
                      <w:b/>
                      <w:bCs/>
                    </w:rPr>
                    <w:t>Too late</w:t>
                  </w:r>
                </w:p>
                <w:p w:rsidR="00B468C5" w:rsidP="00D67157" w:rsidRDefault="00B468C5" w14:paraId="722530D4" w14:textId="77777777">
                  <w:r>
                    <w:rPr>
                      <w:b/>
                      <w:bCs/>
                      <w:u w:val="single"/>
                    </w:rPr>
                    <w:t>Given</w:t>
                  </w:r>
                  <w:r>
                    <w:t xml:space="preserve"> an existing daily schedule</w:t>
                  </w:r>
                </w:p>
                <w:p w:rsidRPr="00E041E8" w:rsidR="00E041E8" w:rsidP="009C4B8B" w:rsidRDefault="00E041E8" w14:paraId="73AD6C27" w14:textId="3B13FBC0">
                  <w:pPr>
                    <w:ind w:left="720"/>
                  </w:pPr>
                  <w:r>
                    <w:rPr>
                      <w:b/>
                      <w:bCs/>
                    </w:rPr>
                    <w:t>And</w:t>
                  </w:r>
                  <w:r>
                    <w:t xml:space="preserve"> the schedule is </w:t>
                  </w:r>
                  <w:r w:rsidRPr="00133BFA">
                    <w:rPr>
                      <w:i/>
                      <w:iCs/>
                    </w:rPr>
                    <w:t>active</w:t>
                  </w:r>
                </w:p>
                <w:p w:rsidR="00B468C5" w:rsidP="009C4B8B" w:rsidRDefault="00B468C5" w14:paraId="53368554" w14:textId="77777777">
                  <w:pPr>
                    <w:ind w:left="720"/>
                  </w:pPr>
                  <w:r>
                    <w:rPr>
                      <w:b/>
                      <w:bCs/>
                    </w:rPr>
                    <w:t>And</w:t>
                  </w:r>
                  <w:r>
                    <w:t xml:space="preserve"> the date of deletion is the same date as the schedule</w:t>
                  </w:r>
                </w:p>
                <w:p w:rsidR="00B468C5" w:rsidP="00D67157" w:rsidRDefault="00E041E8" w14:paraId="1E39402D" w14:textId="77777777">
                  <w:r>
                    <w:rPr>
                      <w:b/>
                      <w:bCs/>
                      <w:u w:val="single"/>
                    </w:rPr>
                    <w:t>When</w:t>
                  </w:r>
                  <w:r>
                    <w:t xml:space="preserve"> the manager selects to delete the schedule</w:t>
                  </w:r>
                </w:p>
                <w:p w:rsidRPr="00E041E8" w:rsidR="00E041E8" w:rsidP="00D67157" w:rsidRDefault="00E041E8" w14:paraId="529A0D39" w14:textId="196C9FC2">
                  <w:r>
                    <w:rPr>
                      <w:b/>
                      <w:bCs/>
                      <w:u w:val="single"/>
                    </w:rPr>
                    <w:t>Then</w:t>
                  </w:r>
                  <w:r>
                    <w:t xml:space="preserve"> the request is rejected, with a message explaining that a </w:t>
                  </w:r>
                  <w:r w:rsidR="0041268E">
                    <w:t>schedule cannot be deleted on the same day it is executed</w:t>
                  </w:r>
                </w:p>
              </w:tc>
            </w:tr>
          </w:tbl>
          <w:p w:rsidRPr="005268E5" w:rsidR="00564938" w:rsidP="00D67157" w:rsidRDefault="00564938" w14:paraId="6BD8ACA9" w14:textId="77777777"/>
        </w:tc>
      </w:tr>
    </w:tbl>
    <w:p w:rsidR="00564938" w:rsidP="00564938" w:rsidRDefault="00564938" w14:paraId="20C1EF3A" w14:textId="77777777">
      <w:pPr>
        <w:rPr>
          <w:rFonts w:asciiTheme="majorHAnsi" w:hAnsiTheme="majorHAnsi" w:eastAsiaTheme="majorEastAsia" w:cstheme="majorBidi"/>
          <w:b/>
          <w:bCs/>
          <w:color w:val="2F5496" w:themeColor="accent1" w:themeShade="BF"/>
          <w:sz w:val="26"/>
          <w:szCs w:val="26"/>
        </w:rPr>
      </w:pPr>
    </w:p>
    <w:p w:rsidRPr="00772063" w:rsidR="000D66F1" w:rsidRDefault="000D66F1" w14:paraId="55D11D7C" w14:textId="77777777">
      <w:pPr>
        <w:rPr>
          <w:rFonts w:asciiTheme="majorHAnsi" w:hAnsiTheme="majorHAnsi" w:eastAsiaTheme="majorEastAsia" w:cstheme="majorBidi"/>
          <w:b/>
          <w:bCs/>
          <w:color w:val="2F5496" w:themeColor="accent1" w:themeShade="BF"/>
          <w:sz w:val="26"/>
          <w:szCs w:val="26"/>
          <w:lang w:val="da-DK"/>
        </w:rPr>
      </w:pPr>
    </w:p>
    <w:sectPr w:rsidRPr="00772063" w:rsidR="000D66F1" w:rsidSect="00EB0679">
      <w:pgSz w:w="11906" w:h="16838" w:orient="portrait"/>
      <w:pgMar w:top="1701" w:right="1134" w:bottom="1701"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TM" w:author="Troels Mortensen (TRMO) | VIA" w:date="2025-03-20T08:01:00Z" w:id="0">
    <w:p w:rsidR="00BB3491" w:rsidP="00BB3491" w:rsidRDefault="00BB3491" w14:paraId="64B30935" w14:textId="77777777">
      <w:pPr>
        <w:pStyle w:val="CommentText"/>
      </w:pPr>
      <w:r>
        <w:rPr>
          <w:rStyle w:val="CommentReference"/>
        </w:rPr>
        <w:annotationRef/>
      </w:r>
      <w:r>
        <w:t>Jeg skal have fjernet de der schedule-not-found scenarios.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B309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BD335E" w16cex:dateUtc="2025-03-20T07: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B30935" w16cid:durableId="6ABD335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5173"/>
    <w:multiLevelType w:val="hybridMultilevel"/>
    <w:tmpl w:val="C06EC738"/>
    <w:lvl w:ilvl="0" w:tplc="18141B04">
      <w:start w:val="4"/>
      <w:numFmt w:val="bullet"/>
      <w:lvlText w:val=""/>
      <w:lvlJc w:val="left"/>
      <w:pPr>
        <w:ind w:left="720" w:hanging="360"/>
      </w:pPr>
      <w:rPr>
        <w:rFonts w:hint="default" w:ascii="Symbol" w:hAnsi="Symbol"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7AC6FB4"/>
    <w:multiLevelType w:val="hybridMultilevel"/>
    <w:tmpl w:val="36E09E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6E5DA3"/>
    <w:multiLevelType w:val="hybridMultilevel"/>
    <w:tmpl w:val="C09830F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1D40BFC"/>
    <w:multiLevelType w:val="hybridMultilevel"/>
    <w:tmpl w:val="D00ACE9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35B1E9F"/>
    <w:multiLevelType w:val="hybridMultilevel"/>
    <w:tmpl w:val="907EB0C6"/>
    <w:lvl w:ilvl="0" w:tplc="1D0C9D4A">
      <w:numFmt w:val="bullet"/>
      <w:lvlText w:val=""/>
      <w:lvlJc w:val="left"/>
      <w:pPr>
        <w:ind w:left="720" w:hanging="360"/>
      </w:pPr>
      <w:rPr>
        <w:rFonts w:hint="default" w:ascii="Symbol" w:hAnsi="Symbol"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246D16C6"/>
    <w:multiLevelType w:val="hybridMultilevel"/>
    <w:tmpl w:val="E14A590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635C0D47"/>
    <w:multiLevelType w:val="hybridMultilevel"/>
    <w:tmpl w:val="6F60100C"/>
    <w:lvl w:ilvl="0" w:tplc="21C01950">
      <w:numFmt w:val="bullet"/>
      <w:lvlText w:val=""/>
      <w:lvlJc w:val="left"/>
      <w:pPr>
        <w:ind w:left="720" w:hanging="360"/>
      </w:pPr>
      <w:rPr>
        <w:rFonts w:hint="default" w:ascii="Symbol" w:hAnsi="Symbol"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6B0E35CD"/>
    <w:multiLevelType w:val="hybridMultilevel"/>
    <w:tmpl w:val="CED68D62"/>
    <w:lvl w:ilvl="0" w:tplc="B0A2C2D4">
      <w:numFmt w:val="bullet"/>
      <w:lvlText w:val=""/>
      <w:lvlJc w:val="left"/>
      <w:pPr>
        <w:ind w:left="720" w:hanging="360"/>
      </w:pPr>
      <w:rPr>
        <w:rFonts w:hint="default" w:ascii="Symbol" w:hAnsi="Symbol" w:eastAsia="Times New Roman"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72DB0E9E"/>
    <w:multiLevelType w:val="hybridMultilevel"/>
    <w:tmpl w:val="BD7A711E"/>
    <w:lvl w:ilvl="0" w:tplc="CDEC74D0">
      <w:start w:val="4"/>
      <w:numFmt w:val="bullet"/>
      <w:lvlText w:val=""/>
      <w:lvlJc w:val="left"/>
      <w:pPr>
        <w:ind w:left="720" w:hanging="360"/>
      </w:pPr>
      <w:rPr>
        <w:rFonts w:hint="default" w:ascii="Symbol" w:hAnsi="Symbol"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7A637FA2"/>
    <w:multiLevelType w:val="hybridMultilevel"/>
    <w:tmpl w:val="9C8AF54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648969941">
    <w:abstractNumId w:val="1"/>
  </w:num>
  <w:num w:numId="2" w16cid:durableId="1754156484">
    <w:abstractNumId w:val="2"/>
  </w:num>
  <w:num w:numId="3" w16cid:durableId="318383241">
    <w:abstractNumId w:val="3"/>
  </w:num>
  <w:num w:numId="4" w16cid:durableId="1452700155">
    <w:abstractNumId w:val="5"/>
  </w:num>
  <w:num w:numId="5" w16cid:durableId="1026178328">
    <w:abstractNumId w:val="0"/>
  </w:num>
  <w:num w:numId="6" w16cid:durableId="132800370">
    <w:abstractNumId w:val="8"/>
  </w:num>
  <w:num w:numId="7" w16cid:durableId="2001957338">
    <w:abstractNumId w:val="9"/>
  </w:num>
  <w:num w:numId="8" w16cid:durableId="1375931092">
    <w:abstractNumId w:val="4"/>
  </w:num>
  <w:num w:numId="9" w16cid:durableId="2041277627">
    <w:abstractNumId w:val="6"/>
  </w:num>
  <w:num w:numId="10" w16cid:durableId="167545594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oels Mortensen (TRMO) | VIA">
    <w15:presenceInfo w15:providerId="AD" w15:userId="S::TRMO@VIAUC.DK::48eeef65-5bf8-474b-9082-b56af31dd25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doNotDisplayPageBoundaries/>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E2B"/>
    <w:rsid w:val="00002AD0"/>
    <w:rsid w:val="00005435"/>
    <w:rsid w:val="0000631C"/>
    <w:rsid w:val="00006CE5"/>
    <w:rsid w:val="00007273"/>
    <w:rsid w:val="00007E17"/>
    <w:rsid w:val="00011F27"/>
    <w:rsid w:val="000209A6"/>
    <w:rsid w:val="00020B78"/>
    <w:rsid w:val="00020B87"/>
    <w:rsid w:val="00020C1C"/>
    <w:rsid w:val="00022A57"/>
    <w:rsid w:val="0002411F"/>
    <w:rsid w:val="00024232"/>
    <w:rsid w:val="00026D3A"/>
    <w:rsid w:val="00027C09"/>
    <w:rsid w:val="00031154"/>
    <w:rsid w:val="00032D61"/>
    <w:rsid w:val="00035BD2"/>
    <w:rsid w:val="000366AA"/>
    <w:rsid w:val="0004293E"/>
    <w:rsid w:val="000444F4"/>
    <w:rsid w:val="000448D5"/>
    <w:rsid w:val="000453F0"/>
    <w:rsid w:val="00045C46"/>
    <w:rsid w:val="00046F3B"/>
    <w:rsid w:val="00050A8A"/>
    <w:rsid w:val="00050EB9"/>
    <w:rsid w:val="00051F55"/>
    <w:rsid w:val="000531F5"/>
    <w:rsid w:val="0005630E"/>
    <w:rsid w:val="00057195"/>
    <w:rsid w:val="00064B30"/>
    <w:rsid w:val="0006612C"/>
    <w:rsid w:val="00066EF3"/>
    <w:rsid w:val="00067E4A"/>
    <w:rsid w:val="0007018C"/>
    <w:rsid w:val="0007149A"/>
    <w:rsid w:val="00072331"/>
    <w:rsid w:val="0007299E"/>
    <w:rsid w:val="00073CB7"/>
    <w:rsid w:val="00075C9F"/>
    <w:rsid w:val="00076780"/>
    <w:rsid w:val="00080DD8"/>
    <w:rsid w:val="00082DF9"/>
    <w:rsid w:val="00083958"/>
    <w:rsid w:val="00085E1A"/>
    <w:rsid w:val="00091528"/>
    <w:rsid w:val="0009303F"/>
    <w:rsid w:val="000966DF"/>
    <w:rsid w:val="000A0902"/>
    <w:rsid w:val="000A1AF1"/>
    <w:rsid w:val="000A1DD5"/>
    <w:rsid w:val="000A2C42"/>
    <w:rsid w:val="000A4693"/>
    <w:rsid w:val="000A5389"/>
    <w:rsid w:val="000A5BBE"/>
    <w:rsid w:val="000A6E7B"/>
    <w:rsid w:val="000A7384"/>
    <w:rsid w:val="000A7CAA"/>
    <w:rsid w:val="000B01E9"/>
    <w:rsid w:val="000B186A"/>
    <w:rsid w:val="000B284A"/>
    <w:rsid w:val="000B2EBA"/>
    <w:rsid w:val="000B4D26"/>
    <w:rsid w:val="000B55AC"/>
    <w:rsid w:val="000B5B12"/>
    <w:rsid w:val="000B644A"/>
    <w:rsid w:val="000B6731"/>
    <w:rsid w:val="000C0B99"/>
    <w:rsid w:val="000C1826"/>
    <w:rsid w:val="000C1B62"/>
    <w:rsid w:val="000C215D"/>
    <w:rsid w:val="000C4A57"/>
    <w:rsid w:val="000C6297"/>
    <w:rsid w:val="000D05BA"/>
    <w:rsid w:val="000D09A0"/>
    <w:rsid w:val="000D3605"/>
    <w:rsid w:val="000D3835"/>
    <w:rsid w:val="000D3BFF"/>
    <w:rsid w:val="000D4E69"/>
    <w:rsid w:val="000D66F1"/>
    <w:rsid w:val="000E49B7"/>
    <w:rsid w:val="000E6345"/>
    <w:rsid w:val="000E6432"/>
    <w:rsid w:val="000F1C20"/>
    <w:rsid w:val="000F25B6"/>
    <w:rsid w:val="000F2CF7"/>
    <w:rsid w:val="000F3D27"/>
    <w:rsid w:val="000F7782"/>
    <w:rsid w:val="001007B8"/>
    <w:rsid w:val="00105488"/>
    <w:rsid w:val="00110EC6"/>
    <w:rsid w:val="00110FFD"/>
    <w:rsid w:val="001142B6"/>
    <w:rsid w:val="0011646B"/>
    <w:rsid w:val="00120509"/>
    <w:rsid w:val="00121AA5"/>
    <w:rsid w:val="00122723"/>
    <w:rsid w:val="001227AF"/>
    <w:rsid w:val="0012531D"/>
    <w:rsid w:val="00125844"/>
    <w:rsid w:val="001278C8"/>
    <w:rsid w:val="00132164"/>
    <w:rsid w:val="001325E7"/>
    <w:rsid w:val="00133BFA"/>
    <w:rsid w:val="00134ECD"/>
    <w:rsid w:val="001364F2"/>
    <w:rsid w:val="00141726"/>
    <w:rsid w:val="00143399"/>
    <w:rsid w:val="00143D95"/>
    <w:rsid w:val="0015137F"/>
    <w:rsid w:val="00151FF4"/>
    <w:rsid w:val="00154B6A"/>
    <w:rsid w:val="00156090"/>
    <w:rsid w:val="0015640E"/>
    <w:rsid w:val="00156936"/>
    <w:rsid w:val="00160813"/>
    <w:rsid w:val="001653DC"/>
    <w:rsid w:val="00165756"/>
    <w:rsid w:val="00166452"/>
    <w:rsid w:val="00166D93"/>
    <w:rsid w:val="00174633"/>
    <w:rsid w:val="00180A34"/>
    <w:rsid w:val="001838B8"/>
    <w:rsid w:val="00183B0A"/>
    <w:rsid w:val="001855B7"/>
    <w:rsid w:val="00190A7D"/>
    <w:rsid w:val="00193410"/>
    <w:rsid w:val="00194650"/>
    <w:rsid w:val="001958FA"/>
    <w:rsid w:val="0019719C"/>
    <w:rsid w:val="00197C26"/>
    <w:rsid w:val="001A2C09"/>
    <w:rsid w:val="001A426E"/>
    <w:rsid w:val="001A6E8D"/>
    <w:rsid w:val="001B01B9"/>
    <w:rsid w:val="001B156F"/>
    <w:rsid w:val="001B2334"/>
    <w:rsid w:val="001C09A9"/>
    <w:rsid w:val="001C329D"/>
    <w:rsid w:val="001C3C5E"/>
    <w:rsid w:val="001C3D0B"/>
    <w:rsid w:val="001C51A0"/>
    <w:rsid w:val="001C586C"/>
    <w:rsid w:val="001C5DC6"/>
    <w:rsid w:val="001C5E19"/>
    <w:rsid w:val="001C788B"/>
    <w:rsid w:val="001D0161"/>
    <w:rsid w:val="001D06CF"/>
    <w:rsid w:val="001D3C4F"/>
    <w:rsid w:val="001D3EA2"/>
    <w:rsid w:val="001D5C37"/>
    <w:rsid w:val="001D6862"/>
    <w:rsid w:val="001D68E8"/>
    <w:rsid w:val="001E0074"/>
    <w:rsid w:val="001E32B2"/>
    <w:rsid w:val="001E6AA1"/>
    <w:rsid w:val="001E79EB"/>
    <w:rsid w:val="001F21EE"/>
    <w:rsid w:val="001F3B21"/>
    <w:rsid w:val="001F41C0"/>
    <w:rsid w:val="001F5CDD"/>
    <w:rsid w:val="001F6DE3"/>
    <w:rsid w:val="00201499"/>
    <w:rsid w:val="002019E0"/>
    <w:rsid w:val="002023A3"/>
    <w:rsid w:val="00202D24"/>
    <w:rsid w:val="0020382B"/>
    <w:rsid w:val="00204E8B"/>
    <w:rsid w:val="00205475"/>
    <w:rsid w:val="002063EC"/>
    <w:rsid w:val="00210752"/>
    <w:rsid w:val="002107A0"/>
    <w:rsid w:val="0021092F"/>
    <w:rsid w:val="00210BC7"/>
    <w:rsid w:val="00212184"/>
    <w:rsid w:val="002124AF"/>
    <w:rsid w:val="002137CF"/>
    <w:rsid w:val="002159AD"/>
    <w:rsid w:val="002175F7"/>
    <w:rsid w:val="00217B7A"/>
    <w:rsid w:val="0022074B"/>
    <w:rsid w:val="00220784"/>
    <w:rsid w:val="00220812"/>
    <w:rsid w:val="002213F8"/>
    <w:rsid w:val="002218FF"/>
    <w:rsid w:val="00223799"/>
    <w:rsid w:val="00227450"/>
    <w:rsid w:val="00230C46"/>
    <w:rsid w:val="00230CDD"/>
    <w:rsid w:val="00231C0B"/>
    <w:rsid w:val="00231DBC"/>
    <w:rsid w:val="00232E28"/>
    <w:rsid w:val="002340F7"/>
    <w:rsid w:val="00235B47"/>
    <w:rsid w:val="002400E3"/>
    <w:rsid w:val="002402F8"/>
    <w:rsid w:val="00240E8D"/>
    <w:rsid w:val="002414A5"/>
    <w:rsid w:val="002417C2"/>
    <w:rsid w:val="00244BB8"/>
    <w:rsid w:val="002451BE"/>
    <w:rsid w:val="00250DF5"/>
    <w:rsid w:val="002540D6"/>
    <w:rsid w:val="002542AA"/>
    <w:rsid w:val="00254987"/>
    <w:rsid w:val="00254D03"/>
    <w:rsid w:val="00257BA9"/>
    <w:rsid w:val="00260834"/>
    <w:rsid w:val="00260930"/>
    <w:rsid w:val="002613D4"/>
    <w:rsid w:val="00261F90"/>
    <w:rsid w:val="00264312"/>
    <w:rsid w:val="0026435A"/>
    <w:rsid w:val="00265A8D"/>
    <w:rsid w:val="00267BA6"/>
    <w:rsid w:val="00272E96"/>
    <w:rsid w:val="002773AD"/>
    <w:rsid w:val="00277B2E"/>
    <w:rsid w:val="0028077E"/>
    <w:rsid w:val="00281250"/>
    <w:rsid w:val="002815DC"/>
    <w:rsid w:val="00284265"/>
    <w:rsid w:val="00291D00"/>
    <w:rsid w:val="002934E5"/>
    <w:rsid w:val="00293FB7"/>
    <w:rsid w:val="0029672E"/>
    <w:rsid w:val="002967C1"/>
    <w:rsid w:val="0029722A"/>
    <w:rsid w:val="002A0557"/>
    <w:rsid w:val="002A0CCB"/>
    <w:rsid w:val="002A130B"/>
    <w:rsid w:val="002A24A0"/>
    <w:rsid w:val="002A54ED"/>
    <w:rsid w:val="002A70B9"/>
    <w:rsid w:val="002A7856"/>
    <w:rsid w:val="002B1D95"/>
    <w:rsid w:val="002B409C"/>
    <w:rsid w:val="002B4613"/>
    <w:rsid w:val="002B4969"/>
    <w:rsid w:val="002B4F0A"/>
    <w:rsid w:val="002B523E"/>
    <w:rsid w:val="002B5A2E"/>
    <w:rsid w:val="002B5B78"/>
    <w:rsid w:val="002B652F"/>
    <w:rsid w:val="002B6712"/>
    <w:rsid w:val="002B7BDF"/>
    <w:rsid w:val="002C0AE1"/>
    <w:rsid w:val="002C0C3B"/>
    <w:rsid w:val="002C3A8A"/>
    <w:rsid w:val="002C411E"/>
    <w:rsid w:val="002C7611"/>
    <w:rsid w:val="002C7E38"/>
    <w:rsid w:val="002D08D7"/>
    <w:rsid w:val="002D1DD0"/>
    <w:rsid w:val="002D4B1F"/>
    <w:rsid w:val="002D52C0"/>
    <w:rsid w:val="002D6D8A"/>
    <w:rsid w:val="002E087D"/>
    <w:rsid w:val="002E14A3"/>
    <w:rsid w:val="002E1C68"/>
    <w:rsid w:val="002E2605"/>
    <w:rsid w:val="002E369C"/>
    <w:rsid w:val="002F0C92"/>
    <w:rsid w:val="002F0C9D"/>
    <w:rsid w:val="002F0E04"/>
    <w:rsid w:val="002F451D"/>
    <w:rsid w:val="002F65B7"/>
    <w:rsid w:val="002F6724"/>
    <w:rsid w:val="002F7535"/>
    <w:rsid w:val="002F7F75"/>
    <w:rsid w:val="00300674"/>
    <w:rsid w:val="003011C2"/>
    <w:rsid w:val="00301A65"/>
    <w:rsid w:val="003048E4"/>
    <w:rsid w:val="00306023"/>
    <w:rsid w:val="003069FD"/>
    <w:rsid w:val="00310EC2"/>
    <w:rsid w:val="00312371"/>
    <w:rsid w:val="0031407A"/>
    <w:rsid w:val="00315846"/>
    <w:rsid w:val="00316904"/>
    <w:rsid w:val="00317BB4"/>
    <w:rsid w:val="00317D0E"/>
    <w:rsid w:val="00320086"/>
    <w:rsid w:val="00320DFC"/>
    <w:rsid w:val="00325048"/>
    <w:rsid w:val="003315F8"/>
    <w:rsid w:val="003316B3"/>
    <w:rsid w:val="00332D16"/>
    <w:rsid w:val="00342B68"/>
    <w:rsid w:val="00342FB9"/>
    <w:rsid w:val="00345067"/>
    <w:rsid w:val="00346A01"/>
    <w:rsid w:val="00346BEB"/>
    <w:rsid w:val="00347DCA"/>
    <w:rsid w:val="00347EC3"/>
    <w:rsid w:val="00350B58"/>
    <w:rsid w:val="0035127D"/>
    <w:rsid w:val="00351A68"/>
    <w:rsid w:val="0035287E"/>
    <w:rsid w:val="00352FC3"/>
    <w:rsid w:val="0035402B"/>
    <w:rsid w:val="00354BCB"/>
    <w:rsid w:val="003553F2"/>
    <w:rsid w:val="00361EFC"/>
    <w:rsid w:val="00363590"/>
    <w:rsid w:val="0036454D"/>
    <w:rsid w:val="00365470"/>
    <w:rsid w:val="003654DC"/>
    <w:rsid w:val="00365E95"/>
    <w:rsid w:val="00366148"/>
    <w:rsid w:val="003673AB"/>
    <w:rsid w:val="003701AA"/>
    <w:rsid w:val="00371268"/>
    <w:rsid w:val="00374139"/>
    <w:rsid w:val="003744CF"/>
    <w:rsid w:val="00376040"/>
    <w:rsid w:val="003828BA"/>
    <w:rsid w:val="0038335C"/>
    <w:rsid w:val="003844BE"/>
    <w:rsid w:val="00386C57"/>
    <w:rsid w:val="00390B0B"/>
    <w:rsid w:val="003924DE"/>
    <w:rsid w:val="00393397"/>
    <w:rsid w:val="0039390B"/>
    <w:rsid w:val="00395336"/>
    <w:rsid w:val="0039583E"/>
    <w:rsid w:val="003962C2"/>
    <w:rsid w:val="003A2036"/>
    <w:rsid w:val="003A22C0"/>
    <w:rsid w:val="003A338B"/>
    <w:rsid w:val="003A586E"/>
    <w:rsid w:val="003A5A39"/>
    <w:rsid w:val="003A75B8"/>
    <w:rsid w:val="003A7DCD"/>
    <w:rsid w:val="003B07E4"/>
    <w:rsid w:val="003B1593"/>
    <w:rsid w:val="003B4BD0"/>
    <w:rsid w:val="003B4D09"/>
    <w:rsid w:val="003B5FBB"/>
    <w:rsid w:val="003B698D"/>
    <w:rsid w:val="003C2374"/>
    <w:rsid w:val="003C334B"/>
    <w:rsid w:val="003C3625"/>
    <w:rsid w:val="003C3C53"/>
    <w:rsid w:val="003D1D66"/>
    <w:rsid w:val="003D2500"/>
    <w:rsid w:val="003D2545"/>
    <w:rsid w:val="003D3221"/>
    <w:rsid w:val="003D664E"/>
    <w:rsid w:val="003D77DB"/>
    <w:rsid w:val="003E1ED3"/>
    <w:rsid w:val="003E471E"/>
    <w:rsid w:val="003E4A3C"/>
    <w:rsid w:val="003E5627"/>
    <w:rsid w:val="003E6FC8"/>
    <w:rsid w:val="003F2437"/>
    <w:rsid w:val="003F295B"/>
    <w:rsid w:val="00402199"/>
    <w:rsid w:val="0040314E"/>
    <w:rsid w:val="00403578"/>
    <w:rsid w:val="00403FA3"/>
    <w:rsid w:val="0040481A"/>
    <w:rsid w:val="00404973"/>
    <w:rsid w:val="00404C19"/>
    <w:rsid w:val="004056D8"/>
    <w:rsid w:val="0040692B"/>
    <w:rsid w:val="004076EA"/>
    <w:rsid w:val="00410836"/>
    <w:rsid w:val="0041268E"/>
    <w:rsid w:val="00413E9E"/>
    <w:rsid w:val="00414658"/>
    <w:rsid w:val="00415B3F"/>
    <w:rsid w:val="0041648A"/>
    <w:rsid w:val="00416ED5"/>
    <w:rsid w:val="00417051"/>
    <w:rsid w:val="00421758"/>
    <w:rsid w:val="00422EF9"/>
    <w:rsid w:val="00423C24"/>
    <w:rsid w:val="004251B1"/>
    <w:rsid w:val="004261F6"/>
    <w:rsid w:val="0042623B"/>
    <w:rsid w:val="00426410"/>
    <w:rsid w:val="0043190E"/>
    <w:rsid w:val="0043533E"/>
    <w:rsid w:val="00435A29"/>
    <w:rsid w:val="00436ADD"/>
    <w:rsid w:val="00436C5F"/>
    <w:rsid w:val="00444067"/>
    <w:rsid w:val="00445CBE"/>
    <w:rsid w:val="00450006"/>
    <w:rsid w:val="0045061E"/>
    <w:rsid w:val="004508EF"/>
    <w:rsid w:val="004532A5"/>
    <w:rsid w:val="00454F00"/>
    <w:rsid w:val="00456F26"/>
    <w:rsid w:val="00463C18"/>
    <w:rsid w:val="004660F5"/>
    <w:rsid w:val="0046620D"/>
    <w:rsid w:val="00467954"/>
    <w:rsid w:val="00472BA1"/>
    <w:rsid w:val="00474FEE"/>
    <w:rsid w:val="00475404"/>
    <w:rsid w:val="004779B6"/>
    <w:rsid w:val="00480C9F"/>
    <w:rsid w:val="004815EE"/>
    <w:rsid w:val="00484726"/>
    <w:rsid w:val="00484D82"/>
    <w:rsid w:val="0049004E"/>
    <w:rsid w:val="00490295"/>
    <w:rsid w:val="00491410"/>
    <w:rsid w:val="00495DCE"/>
    <w:rsid w:val="00497D91"/>
    <w:rsid w:val="004A3DBB"/>
    <w:rsid w:val="004A4BF8"/>
    <w:rsid w:val="004A61A4"/>
    <w:rsid w:val="004A7C0E"/>
    <w:rsid w:val="004B121D"/>
    <w:rsid w:val="004B2DF3"/>
    <w:rsid w:val="004B301A"/>
    <w:rsid w:val="004B3D98"/>
    <w:rsid w:val="004B4409"/>
    <w:rsid w:val="004B4AAE"/>
    <w:rsid w:val="004B51B7"/>
    <w:rsid w:val="004B79DC"/>
    <w:rsid w:val="004C2D61"/>
    <w:rsid w:val="004C2E89"/>
    <w:rsid w:val="004C36BB"/>
    <w:rsid w:val="004C5333"/>
    <w:rsid w:val="004C6D22"/>
    <w:rsid w:val="004C74DB"/>
    <w:rsid w:val="004D03A8"/>
    <w:rsid w:val="004D0F32"/>
    <w:rsid w:val="004D21B2"/>
    <w:rsid w:val="004D4C3C"/>
    <w:rsid w:val="004D5CA4"/>
    <w:rsid w:val="004D61F4"/>
    <w:rsid w:val="004E1029"/>
    <w:rsid w:val="004E49D4"/>
    <w:rsid w:val="004E59C1"/>
    <w:rsid w:val="004E7B13"/>
    <w:rsid w:val="004E7C51"/>
    <w:rsid w:val="004F06D6"/>
    <w:rsid w:val="004F07AC"/>
    <w:rsid w:val="004F3355"/>
    <w:rsid w:val="004F4CEB"/>
    <w:rsid w:val="0050022B"/>
    <w:rsid w:val="00500618"/>
    <w:rsid w:val="00500747"/>
    <w:rsid w:val="00500DFD"/>
    <w:rsid w:val="0050178F"/>
    <w:rsid w:val="00501DB7"/>
    <w:rsid w:val="00501ED7"/>
    <w:rsid w:val="00502143"/>
    <w:rsid w:val="005044B5"/>
    <w:rsid w:val="00505F93"/>
    <w:rsid w:val="00506C86"/>
    <w:rsid w:val="00513065"/>
    <w:rsid w:val="0051410E"/>
    <w:rsid w:val="00516564"/>
    <w:rsid w:val="00520D54"/>
    <w:rsid w:val="00520D5F"/>
    <w:rsid w:val="0052284E"/>
    <w:rsid w:val="005232FE"/>
    <w:rsid w:val="005235C7"/>
    <w:rsid w:val="00524231"/>
    <w:rsid w:val="005246C8"/>
    <w:rsid w:val="00525185"/>
    <w:rsid w:val="00525E2B"/>
    <w:rsid w:val="005268E5"/>
    <w:rsid w:val="00526E66"/>
    <w:rsid w:val="0052701C"/>
    <w:rsid w:val="00530D5C"/>
    <w:rsid w:val="00532602"/>
    <w:rsid w:val="005336E5"/>
    <w:rsid w:val="0053571C"/>
    <w:rsid w:val="00535F8E"/>
    <w:rsid w:val="0053702B"/>
    <w:rsid w:val="00537E33"/>
    <w:rsid w:val="00541568"/>
    <w:rsid w:val="00544345"/>
    <w:rsid w:val="00544F67"/>
    <w:rsid w:val="005474A5"/>
    <w:rsid w:val="00550495"/>
    <w:rsid w:val="00550C00"/>
    <w:rsid w:val="00550EA4"/>
    <w:rsid w:val="00550F2E"/>
    <w:rsid w:val="00553261"/>
    <w:rsid w:val="005536C1"/>
    <w:rsid w:val="0055384C"/>
    <w:rsid w:val="00553FD6"/>
    <w:rsid w:val="00557B96"/>
    <w:rsid w:val="00564377"/>
    <w:rsid w:val="00564938"/>
    <w:rsid w:val="00566238"/>
    <w:rsid w:val="00567498"/>
    <w:rsid w:val="00570484"/>
    <w:rsid w:val="005707AF"/>
    <w:rsid w:val="00571C2C"/>
    <w:rsid w:val="00574A3C"/>
    <w:rsid w:val="00577589"/>
    <w:rsid w:val="00577939"/>
    <w:rsid w:val="00581A95"/>
    <w:rsid w:val="00581FAC"/>
    <w:rsid w:val="00582309"/>
    <w:rsid w:val="005832B6"/>
    <w:rsid w:val="0058465E"/>
    <w:rsid w:val="005850CC"/>
    <w:rsid w:val="00586A37"/>
    <w:rsid w:val="00586D50"/>
    <w:rsid w:val="00586FA2"/>
    <w:rsid w:val="0059060F"/>
    <w:rsid w:val="00591DA4"/>
    <w:rsid w:val="00593D46"/>
    <w:rsid w:val="00594685"/>
    <w:rsid w:val="00595666"/>
    <w:rsid w:val="005973C2"/>
    <w:rsid w:val="005A0283"/>
    <w:rsid w:val="005A02F4"/>
    <w:rsid w:val="005A1D41"/>
    <w:rsid w:val="005A240F"/>
    <w:rsid w:val="005A278F"/>
    <w:rsid w:val="005A46E0"/>
    <w:rsid w:val="005A52F2"/>
    <w:rsid w:val="005A6AB0"/>
    <w:rsid w:val="005A7E17"/>
    <w:rsid w:val="005B0084"/>
    <w:rsid w:val="005B04F4"/>
    <w:rsid w:val="005B0B7B"/>
    <w:rsid w:val="005B1065"/>
    <w:rsid w:val="005B36A2"/>
    <w:rsid w:val="005B5CD0"/>
    <w:rsid w:val="005B7607"/>
    <w:rsid w:val="005C63BB"/>
    <w:rsid w:val="005C64B3"/>
    <w:rsid w:val="005D002E"/>
    <w:rsid w:val="005D0F6E"/>
    <w:rsid w:val="005D18A1"/>
    <w:rsid w:val="005E238B"/>
    <w:rsid w:val="005E3802"/>
    <w:rsid w:val="005E46F7"/>
    <w:rsid w:val="005E6964"/>
    <w:rsid w:val="005E6F49"/>
    <w:rsid w:val="005E701E"/>
    <w:rsid w:val="005F3315"/>
    <w:rsid w:val="005F50E2"/>
    <w:rsid w:val="005F6174"/>
    <w:rsid w:val="006012E0"/>
    <w:rsid w:val="006021EF"/>
    <w:rsid w:val="00604820"/>
    <w:rsid w:val="00605044"/>
    <w:rsid w:val="00605A46"/>
    <w:rsid w:val="0060620C"/>
    <w:rsid w:val="00610DDE"/>
    <w:rsid w:val="00610FD7"/>
    <w:rsid w:val="00611C8E"/>
    <w:rsid w:val="00612150"/>
    <w:rsid w:val="006124C9"/>
    <w:rsid w:val="00613434"/>
    <w:rsid w:val="00617BEA"/>
    <w:rsid w:val="00622F9B"/>
    <w:rsid w:val="00623E6E"/>
    <w:rsid w:val="006251F6"/>
    <w:rsid w:val="00633218"/>
    <w:rsid w:val="006335F8"/>
    <w:rsid w:val="00636804"/>
    <w:rsid w:val="00637EFC"/>
    <w:rsid w:val="006407C3"/>
    <w:rsid w:val="0064085A"/>
    <w:rsid w:val="00641748"/>
    <w:rsid w:val="00644336"/>
    <w:rsid w:val="006447D5"/>
    <w:rsid w:val="006471EB"/>
    <w:rsid w:val="00647474"/>
    <w:rsid w:val="00650F23"/>
    <w:rsid w:val="0065112E"/>
    <w:rsid w:val="00654494"/>
    <w:rsid w:val="00654A8B"/>
    <w:rsid w:val="006569EA"/>
    <w:rsid w:val="00656FCA"/>
    <w:rsid w:val="00657C57"/>
    <w:rsid w:val="00661B5D"/>
    <w:rsid w:val="00662EE9"/>
    <w:rsid w:val="0066394E"/>
    <w:rsid w:val="006639DF"/>
    <w:rsid w:val="00664EC5"/>
    <w:rsid w:val="006703F0"/>
    <w:rsid w:val="00670412"/>
    <w:rsid w:val="0067043D"/>
    <w:rsid w:val="00671544"/>
    <w:rsid w:val="00677DF8"/>
    <w:rsid w:val="00677F3F"/>
    <w:rsid w:val="00680356"/>
    <w:rsid w:val="006814AE"/>
    <w:rsid w:val="00682ABB"/>
    <w:rsid w:val="00682B25"/>
    <w:rsid w:val="006854FE"/>
    <w:rsid w:val="00685798"/>
    <w:rsid w:val="0069351F"/>
    <w:rsid w:val="006945A5"/>
    <w:rsid w:val="006949D2"/>
    <w:rsid w:val="00696394"/>
    <w:rsid w:val="0069678C"/>
    <w:rsid w:val="00696888"/>
    <w:rsid w:val="006971A6"/>
    <w:rsid w:val="006A28F9"/>
    <w:rsid w:val="006A3467"/>
    <w:rsid w:val="006A3E75"/>
    <w:rsid w:val="006A68F9"/>
    <w:rsid w:val="006A7576"/>
    <w:rsid w:val="006A758A"/>
    <w:rsid w:val="006B1110"/>
    <w:rsid w:val="006B148D"/>
    <w:rsid w:val="006B220D"/>
    <w:rsid w:val="006B4610"/>
    <w:rsid w:val="006B4A73"/>
    <w:rsid w:val="006B631D"/>
    <w:rsid w:val="006C0EF4"/>
    <w:rsid w:val="006C19C1"/>
    <w:rsid w:val="006C20AA"/>
    <w:rsid w:val="006C2277"/>
    <w:rsid w:val="006C27C5"/>
    <w:rsid w:val="006C4634"/>
    <w:rsid w:val="006C5617"/>
    <w:rsid w:val="006C63D7"/>
    <w:rsid w:val="006C6C64"/>
    <w:rsid w:val="006C77C4"/>
    <w:rsid w:val="006D08EA"/>
    <w:rsid w:val="006D3D1B"/>
    <w:rsid w:val="006E0CFD"/>
    <w:rsid w:val="006E4058"/>
    <w:rsid w:val="006E46BE"/>
    <w:rsid w:val="006E5902"/>
    <w:rsid w:val="006F38ED"/>
    <w:rsid w:val="006F3EF2"/>
    <w:rsid w:val="006F64E8"/>
    <w:rsid w:val="006F65FA"/>
    <w:rsid w:val="006F7589"/>
    <w:rsid w:val="006F7DA8"/>
    <w:rsid w:val="00701635"/>
    <w:rsid w:val="00701FCD"/>
    <w:rsid w:val="0070300C"/>
    <w:rsid w:val="00703F3F"/>
    <w:rsid w:val="00705144"/>
    <w:rsid w:val="00706817"/>
    <w:rsid w:val="00711169"/>
    <w:rsid w:val="00712F1D"/>
    <w:rsid w:val="00713CBC"/>
    <w:rsid w:val="00714228"/>
    <w:rsid w:val="007160FF"/>
    <w:rsid w:val="00720229"/>
    <w:rsid w:val="007220D1"/>
    <w:rsid w:val="007228D2"/>
    <w:rsid w:val="0072390B"/>
    <w:rsid w:val="00724FE8"/>
    <w:rsid w:val="00726059"/>
    <w:rsid w:val="00727A7D"/>
    <w:rsid w:val="007301F7"/>
    <w:rsid w:val="007337BC"/>
    <w:rsid w:val="00733F8E"/>
    <w:rsid w:val="0073555A"/>
    <w:rsid w:val="00735F6C"/>
    <w:rsid w:val="0073663F"/>
    <w:rsid w:val="0073786C"/>
    <w:rsid w:val="00742344"/>
    <w:rsid w:val="00743799"/>
    <w:rsid w:val="007469D6"/>
    <w:rsid w:val="00750D9B"/>
    <w:rsid w:val="00752A35"/>
    <w:rsid w:val="00754DBD"/>
    <w:rsid w:val="00755CA5"/>
    <w:rsid w:val="007570F0"/>
    <w:rsid w:val="007628FC"/>
    <w:rsid w:val="007642C5"/>
    <w:rsid w:val="007644EF"/>
    <w:rsid w:val="00765E37"/>
    <w:rsid w:val="00766F5D"/>
    <w:rsid w:val="00767703"/>
    <w:rsid w:val="00770CBA"/>
    <w:rsid w:val="007711E6"/>
    <w:rsid w:val="00772063"/>
    <w:rsid w:val="00774994"/>
    <w:rsid w:val="0077592E"/>
    <w:rsid w:val="00776A70"/>
    <w:rsid w:val="00780014"/>
    <w:rsid w:val="007801F6"/>
    <w:rsid w:val="00782FF1"/>
    <w:rsid w:val="00783811"/>
    <w:rsid w:val="0078482A"/>
    <w:rsid w:val="0078575B"/>
    <w:rsid w:val="00786D83"/>
    <w:rsid w:val="0078793A"/>
    <w:rsid w:val="00790372"/>
    <w:rsid w:val="0079189D"/>
    <w:rsid w:val="00791A34"/>
    <w:rsid w:val="007926AB"/>
    <w:rsid w:val="00792B56"/>
    <w:rsid w:val="00793634"/>
    <w:rsid w:val="007A132E"/>
    <w:rsid w:val="007A1AF7"/>
    <w:rsid w:val="007A2FBA"/>
    <w:rsid w:val="007A3BAB"/>
    <w:rsid w:val="007A6DA1"/>
    <w:rsid w:val="007A6EAE"/>
    <w:rsid w:val="007A760F"/>
    <w:rsid w:val="007B0F90"/>
    <w:rsid w:val="007B4B3B"/>
    <w:rsid w:val="007B56C2"/>
    <w:rsid w:val="007B7F44"/>
    <w:rsid w:val="007C1804"/>
    <w:rsid w:val="007C340A"/>
    <w:rsid w:val="007C550D"/>
    <w:rsid w:val="007C5DBF"/>
    <w:rsid w:val="007C632B"/>
    <w:rsid w:val="007C7FCB"/>
    <w:rsid w:val="007D0410"/>
    <w:rsid w:val="007D0C1C"/>
    <w:rsid w:val="007D11B3"/>
    <w:rsid w:val="007D3A36"/>
    <w:rsid w:val="007D3AE4"/>
    <w:rsid w:val="007D4464"/>
    <w:rsid w:val="007D56FE"/>
    <w:rsid w:val="007D5E76"/>
    <w:rsid w:val="007D6A3F"/>
    <w:rsid w:val="007D7CA0"/>
    <w:rsid w:val="007E0982"/>
    <w:rsid w:val="007E0D8C"/>
    <w:rsid w:val="007E10AA"/>
    <w:rsid w:val="007E1A72"/>
    <w:rsid w:val="007E3392"/>
    <w:rsid w:val="007E340A"/>
    <w:rsid w:val="007E3E37"/>
    <w:rsid w:val="007E492D"/>
    <w:rsid w:val="007E4EC4"/>
    <w:rsid w:val="007E5B41"/>
    <w:rsid w:val="007E6358"/>
    <w:rsid w:val="007F1271"/>
    <w:rsid w:val="007F2D6F"/>
    <w:rsid w:val="007F3866"/>
    <w:rsid w:val="00802AAF"/>
    <w:rsid w:val="00802C49"/>
    <w:rsid w:val="00803DD1"/>
    <w:rsid w:val="00807BF4"/>
    <w:rsid w:val="00813E77"/>
    <w:rsid w:val="008152C6"/>
    <w:rsid w:val="008173A1"/>
    <w:rsid w:val="00817827"/>
    <w:rsid w:val="0082141A"/>
    <w:rsid w:val="00825E8C"/>
    <w:rsid w:val="00826483"/>
    <w:rsid w:val="00827427"/>
    <w:rsid w:val="00830645"/>
    <w:rsid w:val="0083121D"/>
    <w:rsid w:val="00833A05"/>
    <w:rsid w:val="00834C3B"/>
    <w:rsid w:val="00836F06"/>
    <w:rsid w:val="008370BC"/>
    <w:rsid w:val="008416DE"/>
    <w:rsid w:val="00843046"/>
    <w:rsid w:val="00843589"/>
    <w:rsid w:val="00843814"/>
    <w:rsid w:val="00843DBF"/>
    <w:rsid w:val="00845AB5"/>
    <w:rsid w:val="0084769B"/>
    <w:rsid w:val="00847E7E"/>
    <w:rsid w:val="008561C2"/>
    <w:rsid w:val="0085664A"/>
    <w:rsid w:val="008573B9"/>
    <w:rsid w:val="00861131"/>
    <w:rsid w:val="00865EEA"/>
    <w:rsid w:val="008675E3"/>
    <w:rsid w:val="00870535"/>
    <w:rsid w:val="00871F4E"/>
    <w:rsid w:val="008729D4"/>
    <w:rsid w:val="00873ADC"/>
    <w:rsid w:val="00875655"/>
    <w:rsid w:val="00875B54"/>
    <w:rsid w:val="008800CF"/>
    <w:rsid w:val="00883510"/>
    <w:rsid w:val="00884144"/>
    <w:rsid w:val="00884A89"/>
    <w:rsid w:val="00886BF5"/>
    <w:rsid w:val="00893748"/>
    <w:rsid w:val="0089605A"/>
    <w:rsid w:val="008A045D"/>
    <w:rsid w:val="008A1197"/>
    <w:rsid w:val="008A15AB"/>
    <w:rsid w:val="008A551C"/>
    <w:rsid w:val="008A5E16"/>
    <w:rsid w:val="008A6024"/>
    <w:rsid w:val="008B38E6"/>
    <w:rsid w:val="008C11BC"/>
    <w:rsid w:val="008C1D01"/>
    <w:rsid w:val="008C2F76"/>
    <w:rsid w:val="008C3D5D"/>
    <w:rsid w:val="008C6153"/>
    <w:rsid w:val="008C6C0C"/>
    <w:rsid w:val="008C70C4"/>
    <w:rsid w:val="008D0A69"/>
    <w:rsid w:val="008D2AAD"/>
    <w:rsid w:val="008D2E58"/>
    <w:rsid w:val="008D6664"/>
    <w:rsid w:val="008D6849"/>
    <w:rsid w:val="008D7681"/>
    <w:rsid w:val="008E046C"/>
    <w:rsid w:val="008E2F4C"/>
    <w:rsid w:val="008E35BE"/>
    <w:rsid w:val="008E5BF6"/>
    <w:rsid w:val="008F189F"/>
    <w:rsid w:val="008F2A55"/>
    <w:rsid w:val="008F2E01"/>
    <w:rsid w:val="008F3419"/>
    <w:rsid w:val="008F4367"/>
    <w:rsid w:val="008F53BD"/>
    <w:rsid w:val="009008A6"/>
    <w:rsid w:val="009061E8"/>
    <w:rsid w:val="00907383"/>
    <w:rsid w:val="00910AE7"/>
    <w:rsid w:val="00910B52"/>
    <w:rsid w:val="0091251F"/>
    <w:rsid w:val="00913B82"/>
    <w:rsid w:val="00914962"/>
    <w:rsid w:val="00920480"/>
    <w:rsid w:val="00921454"/>
    <w:rsid w:val="009220E3"/>
    <w:rsid w:val="009228F3"/>
    <w:rsid w:val="00923618"/>
    <w:rsid w:val="0092405C"/>
    <w:rsid w:val="0092610E"/>
    <w:rsid w:val="0093205D"/>
    <w:rsid w:val="009320EC"/>
    <w:rsid w:val="009321BE"/>
    <w:rsid w:val="00936B5F"/>
    <w:rsid w:val="00941757"/>
    <w:rsid w:val="00942A40"/>
    <w:rsid w:val="009437EF"/>
    <w:rsid w:val="00944881"/>
    <w:rsid w:val="0094646E"/>
    <w:rsid w:val="009464A9"/>
    <w:rsid w:val="00947221"/>
    <w:rsid w:val="00951445"/>
    <w:rsid w:val="0095200D"/>
    <w:rsid w:val="0095357B"/>
    <w:rsid w:val="0095445F"/>
    <w:rsid w:val="00961403"/>
    <w:rsid w:val="009628D1"/>
    <w:rsid w:val="0096384C"/>
    <w:rsid w:val="009663F7"/>
    <w:rsid w:val="009665D6"/>
    <w:rsid w:val="0097089B"/>
    <w:rsid w:val="00970D53"/>
    <w:rsid w:val="009758AB"/>
    <w:rsid w:val="00975B8A"/>
    <w:rsid w:val="00975BCE"/>
    <w:rsid w:val="00976FB7"/>
    <w:rsid w:val="00977322"/>
    <w:rsid w:val="009776F3"/>
    <w:rsid w:val="0098062B"/>
    <w:rsid w:val="00990F5A"/>
    <w:rsid w:val="00991D64"/>
    <w:rsid w:val="00992548"/>
    <w:rsid w:val="00994425"/>
    <w:rsid w:val="0099463E"/>
    <w:rsid w:val="00994ED5"/>
    <w:rsid w:val="00996328"/>
    <w:rsid w:val="009A1920"/>
    <w:rsid w:val="009A1A0D"/>
    <w:rsid w:val="009A1EAE"/>
    <w:rsid w:val="009A2C65"/>
    <w:rsid w:val="009A4F04"/>
    <w:rsid w:val="009A695D"/>
    <w:rsid w:val="009B1CDD"/>
    <w:rsid w:val="009B2D7D"/>
    <w:rsid w:val="009B547E"/>
    <w:rsid w:val="009B5921"/>
    <w:rsid w:val="009B6E95"/>
    <w:rsid w:val="009B74F1"/>
    <w:rsid w:val="009B7ADE"/>
    <w:rsid w:val="009C050D"/>
    <w:rsid w:val="009C0C70"/>
    <w:rsid w:val="009C19F6"/>
    <w:rsid w:val="009C1A22"/>
    <w:rsid w:val="009C4B8B"/>
    <w:rsid w:val="009C79F0"/>
    <w:rsid w:val="009C7D20"/>
    <w:rsid w:val="009D0F87"/>
    <w:rsid w:val="009D32AA"/>
    <w:rsid w:val="009D6DDE"/>
    <w:rsid w:val="009D7D8B"/>
    <w:rsid w:val="009E0649"/>
    <w:rsid w:val="009E20E9"/>
    <w:rsid w:val="009E3162"/>
    <w:rsid w:val="009E4E35"/>
    <w:rsid w:val="009E4F28"/>
    <w:rsid w:val="009F020E"/>
    <w:rsid w:val="009F094A"/>
    <w:rsid w:val="009F0C3C"/>
    <w:rsid w:val="009F1A6B"/>
    <w:rsid w:val="009F329D"/>
    <w:rsid w:val="009F7823"/>
    <w:rsid w:val="00A00DFF"/>
    <w:rsid w:val="00A00F61"/>
    <w:rsid w:val="00A0400B"/>
    <w:rsid w:val="00A0763C"/>
    <w:rsid w:val="00A1306C"/>
    <w:rsid w:val="00A15825"/>
    <w:rsid w:val="00A16B75"/>
    <w:rsid w:val="00A21ADC"/>
    <w:rsid w:val="00A23411"/>
    <w:rsid w:val="00A2351F"/>
    <w:rsid w:val="00A24B93"/>
    <w:rsid w:val="00A26D74"/>
    <w:rsid w:val="00A26FE4"/>
    <w:rsid w:val="00A27235"/>
    <w:rsid w:val="00A32197"/>
    <w:rsid w:val="00A32E56"/>
    <w:rsid w:val="00A32F22"/>
    <w:rsid w:val="00A33A8C"/>
    <w:rsid w:val="00A35059"/>
    <w:rsid w:val="00A367E1"/>
    <w:rsid w:val="00A41791"/>
    <w:rsid w:val="00A41D54"/>
    <w:rsid w:val="00A445F2"/>
    <w:rsid w:val="00A46B3B"/>
    <w:rsid w:val="00A46D8B"/>
    <w:rsid w:val="00A50CDA"/>
    <w:rsid w:val="00A5163C"/>
    <w:rsid w:val="00A51F65"/>
    <w:rsid w:val="00A52F65"/>
    <w:rsid w:val="00A5395E"/>
    <w:rsid w:val="00A611C6"/>
    <w:rsid w:val="00A65C71"/>
    <w:rsid w:val="00A66409"/>
    <w:rsid w:val="00A669AE"/>
    <w:rsid w:val="00A71807"/>
    <w:rsid w:val="00A7207E"/>
    <w:rsid w:val="00A734CD"/>
    <w:rsid w:val="00A74114"/>
    <w:rsid w:val="00A75249"/>
    <w:rsid w:val="00A75A88"/>
    <w:rsid w:val="00A767B4"/>
    <w:rsid w:val="00A76BE0"/>
    <w:rsid w:val="00A825FF"/>
    <w:rsid w:val="00A838E5"/>
    <w:rsid w:val="00A86801"/>
    <w:rsid w:val="00A9036A"/>
    <w:rsid w:val="00A903E5"/>
    <w:rsid w:val="00A905AD"/>
    <w:rsid w:val="00A941A2"/>
    <w:rsid w:val="00A95E55"/>
    <w:rsid w:val="00A96494"/>
    <w:rsid w:val="00A96870"/>
    <w:rsid w:val="00A97B41"/>
    <w:rsid w:val="00AA0D75"/>
    <w:rsid w:val="00AA13AC"/>
    <w:rsid w:val="00AA456D"/>
    <w:rsid w:val="00AA5A1D"/>
    <w:rsid w:val="00AA792E"/>
    <w:rsid w:val="00AB13A8"/>
    <w:rsid w:val="00AB1AD8"/>
    <w:rsid w:val="00AB484F"/>
    <w:rsid w:val="00AB48C2"/>
    <w:rsid w:val="00AC1AA7"/>
    <w:rsid w:val="00AC1B60"/>
    <w:rsid w:val="00AC2018"/>
    <w:rsid w:val="00AC203F"/>
    <w:rsid w:val="00AC3F85"/>
    <w:rsid w:val="00AC4A71"/>
    <w:rsid w:val="00AC55F2"/>
    <w:rsid w:val="00AC65C2"/>
    <w:rsid w:val="00AC6999"/>
    <w:rsid w:val="00AC7D58"/>
    <w:rsid w:val="00AD0D53"/>
    <w:rsid w:val="00AD2CDC"/>
    <w:rsid w:val="00AD365E"/>
    <w:rsid w:val="00AD456A"/>
    <w:rsid w:val="00AD6A8F"/>
    <w:rsid w:val="00AE1F49"/>
    <w:rsid w:val="00AE286C"/>
    <w:rsid w:val="00AE33C4"/>
    <w:rsid w:val="00AE4886"/>
    <w:rsid w:val="00AE5870"/>
    <w:rsid w:val="00AE60D0"/>
    <w:rsid w:val="00AF0CE6"/>
    <w:rsid w:val="00AF0D7F"/>
    <w:rsid w:val="00AF183E"/>
    <w:rsid w:val="00AF4A91"/>
    <w:rsid w:val="00AF6EDD"/>
    <w:rsid w:val="00B00935"/>
    <w:rsid w:val="00B010BA"/>
    <w:rsid w:val="00B01F1C"/>
    <w:rsid w:val="00B02484"/>
    <w:rsid w:val="00B02FD0"/>
    <w:rsid w:val="00B03396"/>
    <w:rsid w:val="00B04AA7"/>
    <w:rsid w:val="00B0642B"/>
    <w:rsid w:val="00B0660A"/>
    <w:rsid w:val="00B0766C"/>
    <w:rsid w:val="00B11AB2"/>
    <w:rsid w:val="00B12D6D"/>
    <w:rsid w:val="00B1386A"/>
    <w:rsid w:val="00B13D25"/>
    <w:rsid w:val="00B1494E"/>
    <w:rsid w:val="00B16ED4"/>
    <w:rsid w:val="00B204BE"/>
    <w:rsid w:val="00B2194F"/>
    <w:rsid w:val="00B21E7F"/>
    <w:rsid w:val="00B237AC"/>
    <w:rsid w:val="00B23865"/>
    <w:rsid w:val="00B24FBB"/>
    <w:rsid w:val="00B252E2"/>
    <w:rsid w:val="00B26DC5"/>
    <w:rsid w:val="00B27CD8"/>
    <w:rsid w:val="00B27DDA"/>
    <w:rsid w:val="00B3210C"/>
    <w:rsid w:val="00B328B9"/>
    <w:rsid w:val="00B33ACF"/>
    <w:rsid w:val="00B36E1A"/>
    <w:rsid w:val="00B36EDA"/>
    <w:rsid w:val="00B40666"/>
    <w:rsid w:val="00B407C9"/>
    <w:rsid w:val="00B427D6"/>
    <w:rsid w:val="00B43D97"/>
    <w:rsid w:val="00B43EDE"/>
    <w:rsid w:val="00B447A5"/>
    <w:rsid w:val="00B44FF1"/>
    <w:rsid w:val="00B453A8"/>
    <w:rsid w:val="00B4569B"/>
    <w:rsid w:val="00B45D7E"/>
    <w:rsid w:val="00B468C5"/>
    <w:rsid w:val="00B475B2"/>
    <w:rsid w:val="00B47E7B"/>
    <w:rsid w:val="00B53B7E"/>
    <w:rsid w:val="00B5420B"/>
    <w:rsid w:val="00B5731A"/>
    <w:rsid w:val="00B60305"/>
    <w:rsid w:val="00B62890"/>
    <w:rsid w:val="00B63ACD"/>
    <w:rsid w:val="00B6630E"/>
    <w:rsid w:val="00B71157"/>
    <w:rsid w:val="00B71494"/>
    <w:rsid w:val="00B73A14"/>
    <w:rsid w:val="00B7682E"/>
    <w:rsid w:val="00B76C83"/>
    <w:rsid w:val="00B80957"/>
    <w:rsid w:val="00B812D1"/>
    <w:rsid w:val="00B81CF9"/>
    <w:rsid w:val="00B82271"/>
    <w:rsid w:val="00B82FE9"/>
    <w:rsid w:val="00B8665A"/>
    <w:rsid w:val="00B9053F"/>
    <w:rsid w:val="00B92E83"/>
    <w:rsid w:val="00B963E6"/>
    <w:rsid w:val="00B969BE"/>
    <w:rsid w:val="00BA3FE4"/>
    <w:rsid w:val="00BA57BB"/>
    <w:rsid w:val="00BA7E27"/>
    <w:rsid w:val="00BB1352"/>
    <w:rsid w:val="00BB348A"/>
    <w:rsid w:val="00BB3491"/>
    <w:rsid w:val="00BB3BD6"/>
    <w:rsid w:val="00BC043A"/>
    <w:rsid w:val="00BC0477"/>
    <w:rsid w:val="00BC07A5"/>
    <w:rsid w:val="00BC0FC4"/>
    <w:rsid w:val="00BC3B0C"/>
    <w:rsid w:val="00BC4280"/>
    <w:rsid w:val="00BD1181"/>
    <w:rsid w:val="00BD1C57"/>
    <w:rsid w:val="00BE31D5"/>
    <w:rsid w:val="00BE3CCD"/>
    <w:rsid w:val="00BE5266"/>
    <w:rsid w:val="00BE5C6E"/>
    <w:rsid w:val="00BE633D"/>
    <w:rsid w:val="00BE7DAD"/>
    <w:rsid w:val="00BF157B"/>
    <w:rsid w:val="00BF4310"/>
    <w:rsid w:val="00BF4504"/>
    <w:rsid w:val="00BF62EE"/>
    <w:rsid w:val="00BF680C"/>
    <w:rsid w:val="00BF774B"/>
    <w:rsid w:val="00C00210"/>
    <w:rsid w:val="00C012A9"/>
    <w:rsid w:val="00C01685"/>
    <w:rsid w:val="00C020EC"/>
    <w:rsid w:val="00C05322"/>
    <w:rsid w:val="00C064E2"/>
    <w:rsid w:val="00C10F17"/>
    <w:rsid w:val="00C1160E"/>
    <w:rsid w:val="00C11973"/>
    <w:rsid w:val="00C1308E"/>
    <w:rsid w:val="00C13AFD"/>
    <w:rsid w:val="00C16618"/>
    <w:rsid w:val="00C214B0"/>
    <w:rsid w:val="00C22209"/>
    <w:rsid w:val="00C2391E"/>
    <w:rsid w:val="00C23AEE"/>
    <w:rsid w:val="00C24651"/>
    <w:rsid w:val="00C24C06"/>
    <w:rsid w:val="00C2660B"/>
    <w:rsid w:val="00C269A9"/>
    <w:rsid w:val="00C31C04"/>
    <w:rsid w:val="00C3278C"/>
    <w:rsid w:val="00C33D86"/>
    <w:rsid w:val="00C41450"/>
    <w:rsid w:val="00C42D73"/>
    <w:rsid w:val="00C43A1F"/>
    <w:rsid w:val="00C4506F"/>
    <w:rsid w:val="00C450D5"/>
    <w:rsid w:val="00C4596C"/>
    <w:rsid w:val="00C47D4D"/>
    <w:rsid w:val="00C50BEC"/>
    <w:rsid w:val="00C539DF"/>
    <w:rsid w:val="00C54540"/>
    <w:rsid w:val="00C55EA7"/>
    <w:rsid w:val="00C57FDF"/>
    <w:rsid w:val="00C606BF"/>
    <w:rsid w:val="00C61024"/>
    <w:rsid w:val="00C610D0"/>
    <w:rsid w:val="00C63ABB"/>
    <w:rsid w:val="00C64B7E"/>
    <w:rsid w:val="00C66084"/>
    <w:rsid w:val="00C66F11"/>
    <w:rsid w:val="00C7095A"/>
    <w:rsid w:val="00C7264C"/>
    <w:rsid w:val="00C72CC2"/>
    <w:rsid w:val="00C734C5"/>
    <w:rsid w:val="00C73FC9"/>
    <w:rsid w:val="00C7575A"/>
    <w:rsid w:val="00C75A33"/>
    <w:rsid w:val="00C77662"/>
    <w:rsid w:val="00C879D4"/>
    <w:rsid w:val="00C932C0"/>
    <w:rsid w:val="00C9414F"/>
    <w:rsid w:val="00C94924"/>
    <w:rsid w:val="00C9529B"/>
    <w:rsid w:val="00C952CD"/>
    <w:rsid w:val="00C9690A"/>
    <w:rsid w:val="00CA09B8"/>
    <w:rsid w:val="00CA3C02"/>
    <w:rsid w:val="00CA466D"/>
    <w:rsid w:val="00CA46EE"/>
    <w:rsid w:val="00CA5AB4"/>
    <w:rsid w:val="00CA6FC3"/>
    <w:rsid w:val="00CA7258"/>
    <w:rsid w:val="00CB05F6"/>
    <w:rsid w:val="00CB1BFF"/>
    <w:rsid w:val="00CB679A"/>
    <w:rsid w:val="00CB6F91"/>
    <w:rsid w:val="00CB76BF"/>
    <w:rsid w:val="00CC076C"/>
    <w:rsid w:val="00CC3C23"/>
    <w:rsid w:val="00CC5B03"/>
    <w:rsid w:val="00CC5C55"/>
    <w:rsid w:val="00CC66CC"/>
    <w:rsid w:val="00CC7857"/>
    <w:rsid w:val="00CD2BC2"/>
    <w:rsid w:val="00CD35BE"/>
    <w:rsid w:val="00CD79CC"/>
    <w:rsid w:val="00CE1E05"/>
    <w:rsid w:val="00CE26ED"/>
    <w:rsid w:val="00CE3A6F"/>
    <w:rsid w:val="00CE4D4B"/>
    <w:rsid w:val="00CE56D1"/>
    <w:rsid w:val="00CE5EF7"/>
    <w:rsid w:val="00CE6018"/>
    <w:rsid w:val="00CE71B7"/>
    <w:rsid w:val="00CE7425"/>
    <w:rsid w:val="00CE7CF8"/>
    <w:rsid w:val="00CF08DC"/>
    <w:rsid w:val="00CF0E37"/>
    <w:rsid w:val="00CF23B4"/>
    <w:rsid w:val="00CF31DB"/>
    <w:rsid w:val="00CF501C"/>
    <w:rsid w:val="00CF56BF"/>
    <w:rsid w:val="00CF7430"/>
    <w:rsid w:val="00D0227A"/>
    <w:rsid w:val="00D02D2C"/>
    <w:rsid w:val="00D0770B"/>
    <w:rsid w:val="00D10681"/>
    <w:rsid w:val="00D131D3"/>
    <w:rsid w:val="00D1402A"/>
    <w:rsid w:val="00D1486F"/>
    <w:rsid w:val="00D173B4"/>
    <w:rsid w:val="00D20BC9"/>
    <w:rsid w:val="00D22643"/>
    <w:rsid w:val="00D23A5D"/>
    <w:rsid w:val="00D24301"/>
    <w:rsid w:val="00D24BF3"/>
    <w:rsid w:val="00D25457"/>
    <w:rsid w:val="00D26F54"/>
    <w:rsid w:val="00D27D91"/>
    <w:rsid w:val="00D33A4E"/>
    <w:rsid w:val="00D3510A"/>
    <w:rsid w:val="00D3607B"/>
    <w:rsid w:val="00D369C2"/>
    <w:rsid w:val="00D371EC"/>
    <w:rsid w:val="00D37474"/>
    <w:rsid w:val="00D4126B"/>
    <w:rsid w:val="00D4160E"/>
    <w:rsid w:val="00D41A7B"/>
    <w:rsid w:val="00D43CA3"/>
    <w:rsid w:val="00D50261"/>
    <w:rsid w:val="00D504ED"/>
    <w:rsid w:val="00D51F38"/>
    <w:rsid w:val="00D5342C"/>
    <w:rsid w:val="00D56BFE"/>
    <w:rsid w:val="00D572FE"/>
    <w:rsid w:val="00D57C64"/>
    <w:rsid w:val="00D601FA"/>
    <w:rsid w:val="00D602DC"/>
    <w:rsid w:val="00D608ED"/>
    <w:rsid w:val="00D61E34"/>
    <w:rsid w:val="00D63485"/>
    <w:rsid w:val="00D658C9"/>
    <w:rsid w:val="00D65BC4"/>
    <w:rsid w:val="00D66A99"/>
    <w:rsid w:val="00D708E0"/>
    <w:rsid w:val="00D71EB5"/>
    <w:rsid w:val="00D71FBC"/>
    <w:rsid w:val="00D72C4C"/>
    <w:rsid w:val="00D7496D"/>
    <w:rsid w:val="00D7795F"/>
    <w:rsid w:val="00D77FBC"/>
    <w:rsid w:val="00D801EC"/>
    <w:rsid w:val="00D83525"/>
    <w:rsid w:val="00D840FA"/>
    <w:rsid w:val="00D86561"/>
    <w:rsid w:val="00D900DE"/>
    <w:rsid w:val="00D90C2E"/>
    <w:rsid w:val="00D940D2"/>
    <w:rsid w:val="00D941DE"/>
    <w:rsid w:val="00D94A2D"/>
    <w:rsid w:val="00D94B29"/>
    <w:rsid w:val="00D969E0"/>
    <w:rsid w:val="00D96FB0"/>
    <w:rsid w:val="00DA2567"/>
    <w:rsid w:val="00DA2874"/>
    <w:rsid w:val="00DA3593"/>
    <w:rsid w:val="00DA4854"/>
    <w:rsid w:val="00DA5EA7"/>
    <w:rsid w:val="00DA61EC"/>
    <w:rsid w:val="00DA7783"/>
    <w:rsid w:val="00DB18C5"/>
    <w:rsid w:val="00DB612C"/>
    <w:rsid w:val="00DB6376"/>
    <w:rsid w:val="00DB64D0"/>
    <w:rsid w:val="00DB7DE3"/>
    <w:rsid w:val="00DC08A4"/>
    <w:rsid w:val="00DC2026"/>
    <w:rsid w:val="00DC30E8"/>
    <w:rsid w:val="00DC716A"/>
    <w:rsid w:val="00DC76AA"/>
    <w:rsid w:val="00DC7BE0"/>
    <w:rsid w:val="00DD0276"/>
    <w:rsid w:val="00DD089E"/>
    <w:rsid w:val="00DD1CA7"/>
    <w:rsid w:val="00DD30A8"/>
    <w:rsid w:val="00DD3584"/>
    <w:rsid w:val="00DD38A6"/>
    <w:rsid w:val="00DD49A5"/>
    <w:rsid w:val="00DD7C7B"/>
    <w:rsid w:val="00DD7E14"/>
    <w:rsid w:val="00DE0F40"/>
    <w:rsid w:val="00DE279E"/>
    <w:rsid w:val="00DE3DB6"/>
    <w:rsid w:val="00DE4480"/>
    <w:rsid w:val="00DE7190"/>
    <w:rsid w:val="00DF0720"/>
    <w:rsid w:val="00DF53C2"/>
    <w:rsid w:val="00E041E8"/>
    <w:rsid w:val="00E07931"/>
    <w:rsid w:val="00E10AC0"/>
    <w:rsid w:val="00E11B2D"/>
    <w:rsid w:val="00E1375A"/>
    <w:rsid w:val="00E14737"/>
    <w:rsid w:val="00E15B5E"/>
    <w:rsid w:val="00E164BD"/>
    <w:rsid w:val="00E211DC"/>
    <w:rsid w:val="00E255A4"/>
    <w:rsid w:val="00E276DA"/>
    <w:rsid w:val="00E27D85"/>
    <w:rsid w:val="00E327E5"/>
    <w:rsid w:val="00E34BA7"/>
    <w:rsid w:val="00E37FAD"/>
    <w:rsid w:val="00E409D5"/>
    <w:rsid w:val="00E40CE4"/>
    <w:rsid w:val="00E412F1"/>
    <w:rsid w:val="00E415C4"/>
    <w:rsid w:val="00E43D48"/>
    <w:rsid w:val="00E47CC2"/>
    <w:rsid w:val="00E51A0D"/>
    <w:rsid w:val="00E51E3B"/>
    <w:rsid w:val="00E51F60"/>
    <w:rsid w:val="00E52044"/>
    <w:rsid w:val="00E52AB1"/>
    <w:rsid w:val="00E55828"/>
    <w:rsid w:val="00E64E41"/>
    <w:rsid w:val="00E6535D"/>
    <w:rsid w:val="00E66AE7"/>
    <w:rsid w:val="00E7057A"/>
    <w:rsid w:val="00E719E1"/>
    <w:rsid w:val="00E72470"/>
    <w:rsid w:val="00E7291B"/>
    <w:rsid w:val="00E73FFD"/>
    <w:rsid w:val="00E74EBE"/>
    <w:rsid w:val="00E77DEA"/>
    <w:rsid w:val="00E800EA"/>
    <w:rsid w:val="00E811EB"/>
    <w:rsid w:val="00E82F95"/>
    <w:rsid w:val="00E84186"/>
    <w:rsid w:val="00E8669B"/>
    <w:rsid w:val="00E9089D"/>
    <w:rsid w:val="00E92BC9"/>
    <w:rsid w:val="00E930BA"/>
    <w:rsid w:val="00E93B26"/>
    <w:rsid w:val="00E97637"/>
    <w:rsid w:val="00E976C3"/>
    <w:rsid w:val="00EA1FA3"/>
    <w:rsid w:val="00EA3879"/>
    <w:rsid w:val="00EA4BF4"/>
    <w:rsid w:val="00EB0679"/>
    <w:rsid w:val="00EB086D"/>
    <w:rsid w:val="00EB1793"/>
    <w:rsid w:val="00EB4365"/>
    <w:rsid w:val="00EB5023"/>
    <w:rsid w:val="00EB5104"/>
    <w:rsid w:val="00EB580D"/>
    <w:rsid w:val="00EB645D"/>
    <w:rsid w:val="00EB7DAF"/>
    <w:rsid w:val="00EC00FA"/>
    <w:rsid w:val="00EC0FC3"/>
    <w:rsid w:val="00EC2170"/>
    <w:rsid w:val="00ED1078"/>
    <w:rsid w:val="00ED45F3"/>
    <w:rsid w:val="00ED5112"/>
    <w:rsid w:val="00ED581B"/>
    <w:rsid w:val="00ED7CBD"/>
    <w:rsid w:val="00EE2C97"/>
    <w:rsid w:val="00EE64C6"/>
    <w:rsid w:val="00EE6ABA"/>
    <w:rsid w:val="00EF008A"/>
    <w:rsid w:val="00EF0706"/>
    <w:rsid w:val="00EF0A0C"/>
    <w:rsid w:val="00EF1008"/>
    <w:rsid w:val="00EF3691"/>
    <w:rsid w:val="00EF5B53"/>
    <w:rsid w:val="00EF6026"/>
    <w:rsid w:val="00F03F4B"/>
    <w:rsid w:val="00F043BA"/>
    <w:rsid w:val="00F04499"/>
    <w:rsid w:val="00F06F51"/>
    <w:rsid w:val="00F071FD"/>
    <w:rsid w:val="00F0734E"/>
    <w:rsid w:val="00F07C91"/>
    <w:rsid w:val="00F10C8C"/>
    <w:rsid w:val="00F12A99"/>
    <w:rsid w:val="00F1523A"/>
    <w:rsid w:val="00F17DD7"/>
    <w:rsid w:val="00F213D1"/>
    <w:rsid w:val="00F21D18"/>
    <w:rsid w:val="00F25923"/>
    <w:rsid w:val="00F261B2"/>
    <w:rsid w:val="00F27BF9"/>
    <w:rsid w:val="00F30A0D"/>
    <w:rsid w:val="00F30A63"/>
    <w:rsid w:val="00F3409E"/>
    <w:rsid w:val="00F34C5E"/>
    <w:rsid w:val="00F36D3E"/>
    <w:rsid w:val="00F37093"/>
    <w:rsid w:val="00F44090"/>
    <w:rsid w:val="00F50A67"/>
    <w:rsid w:val="00F51CD0"/>
    <w:rsid w:val="00F53B12"/>
    <w:rsid w:val="00F53E0E"/>
    <w:rsid w:val="00F547F5"/>
    <w:rsid w:val="00F62F4B"/>
    <w:rsid w:val="00F63832"/>
    <w:rsid w:val="00F64668"/>
    <w:rsid w:val="00F65814"/>
    <w:rsid w:val="00F71C94"/>
    <w:rsid w:val="00F71D81"/>
    <w:rsid w:val="00F722E9"/>
    <w:rsid w:val="00F7247B"/>
    <w:rsid w:val="00F724B8"/>
    <w:rsid w:val="00F72A24"/>
    <w:rsid w:val="00F7310C"/>
    <w:rsid w:val="00F7317F"/>
    <w:rsid w:val="00F733B2"/>
    <w:rsid w:val="00F76054"/>
    <w:rsid w:val="00F778FB"/>
    <w:rsid w:val="00F80EF0"/>
    <w:rsid w:val="00F8129B"/>
    <w:rsid w:val="00F82CC0"/>
    <w:rsid w:val="00F84956"/>
    <w:rsid w:val="00F84D44"/>
    <w:rsid w:val="00F871D4"/>
    <w:rsid w:val="00F90783"/>
    <w:rsid w:val="00F9260B"/>
    <w:rsid w:val="00F947FF"/>
    <w:rsid w:val="00F9589C"/>
    <w:rsid w:val="00F96D22"/>
    <w:rsid w:val="00FA00F4"/>
    <w:rsid w:val="00FA0BDA"/>
    <w:rsid w:val="00FA1458"/>
    <w:rsid w:val="00FA1580"/>
    <w:rsid w:val="00FA6220"/>
    <w:rsid w:val="00FA77DB"/>
    <w:rsid w:val="00FA7A23"/>
    <w:rsid w:val="00FA7BB9"/>
    <w:rsid w:val="00FA7F99"/>
    <w:rsid w:val="00FB1BF8"/>
    <w:rsid w:val="00FB54FF"/>
    <w:rsid w:val="00FB6DD9"/>
    <w:rsid w:val="00FB7795"/>
    <w:rsid w:val="00FC291B"/>
    <w:rsid w:val="00FC3299"/>
    <w:rsid w:val="00FC53B8"/>
    <w:rsid w:val="00FC57C7"/>
    <w:rsid w:val="00FC670E"/>
    <w:rsid w:val="00FC6E5E"/>
    <w:rsid w:val="00FC7C1B"/>
    <w:rsid w:val="00FD3209"/>
    <w:rsid w:val="00FD74CB"/>
    <w:rsid w:val="00FD75B4"/>
    <w:rsid w:val="00FD7744"/>
    <w:rsid w:val="00FE2214"/>
    <w:rsid w:val="00FE2D48"/>
    <w:rsid w:val="00FE40A6"/>
    <w:rsid w:val="00FE44C9"/>
    <w:rsid w:val="00FE46E2"/>
    <w:rsid w:val="00FE514A"/>
    <w:rsid w:val="00FE58F0"/>
    <w:rsid w:val="00FE7267"/>
    <w:rsid w:val="00FE770D"/>
    <w:rsid w:val="00FF0433"/>
    <w:rsid w:val="00FF0982"/>
    <w:rsid w:val="00FF2E47"/>
    <w:rsid w:val="00FF4049"/>
    <w:rsid w:val="2FA7481D"/>
    <w:rsid w:val="64C33BEF"/>
  </w:rsids>
  <m:mathPr>
    <m:mathFont m:val="Cambria Math"/>
    <m:brkBin m:val="before"/>
    <m:brkBinSub m:val="--"/>
    <m:smallFrac m:val="0"/>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97E8D"/>
  <w15:chartTrackingRefBased/>
  <w15:docId w15:val="{8FF280F8-81D0-44C6-8022-B71396A268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0642B"/>
  </w:style>
  <w:style w:type="paragraph" w:styleId="Heading1">
    <w:name w:val="heading 1"/>
    <w:basedOn w:val="Normal"/>
    <w:next w:val="Normal"/>
    <w:link w:val="Heading1Char"/>
    <w:uiPriority w:val="9"/>
    <w:qFormat/>
    <w:rsid w:val="00C75A33"/>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C11BC"/>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63C18"/>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IntenseQuote">
    <w:name w:val="Intense Quote"/>
    <w:basedOn w:val="Normal"/>
    <w:next w:val="Normal"/>
    <w:link w:val="IntenseQuoteChar"/>
    <w:uiPriority w:val="30"/>
    <w:qFormat/>
    <w:rsid w:val="00C75A33"/>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IntenseQuoteChar" w:customStyle="1">
    <w:name w:val="Intense Quote Char"/>
    <w:basedOn w:val="DefaultParagraphFont"/>
    <w:link w:val="IntenseQuote"/>
    <w:uiPriority w:val="30"/>
    <w:rsid w:val="00C75A33"/>
    <w:rPr>
      <w:i/>
      <w:iCs/>
      <w:color w:val="4472C4" w:themeColor="accent1"/>
    </w:rPr>
  </w:style>
  <w:style w:type="paragraph" w:styleId="ListParagraph">
    <w:name w:val="List Paragraph"/>
    <w:basedOn w:val="Normal"/>
    <w:uiPriority w:val="34"/>
    <w:qFormat/>
    <w:rsid w:val="00C75A33"/>
    <w:pPr>
      <w:ind w:left="720"/>
      <w:contextualSpacing/>
    </w:pPr>
  </w:style>
  <w:style w:type="table" w:styleId="TableGrid">
    <w:name w:val="Table Grid"/>
    <w:basedOn w:val="TableNormal"/>
    <w:uiPriority w:val="39"/>
    <w:rsid w:val="00C75A3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C75A33"/>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8C11BC"/>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rsid w:val="00463C18"/>
    <w:rPr>
      <w:rFonts w:asciiTheme="majorHAnsi" w:hAnsiTheme="majorHAnsi" w:eastAsiaTheme="majorEastAsia" w:cstheme="majorBidi"/>
      <w:color w:val="1F3763" w:themeColor="accent1" w:themeShade="7F"/>
      <w:sz w:val="24"/>
      <w:szCs w:val="24"/>
    </w:rPr>
  </w:style>
  <w:style w:type="character" w:styleId="Hyperlink">
    <w:name w:val="Hyperlink"/>
    <w:basedOn w:val="DefaultParagraphFont"/>
    <w:uiPriority w:val="99"/>
    <w:semiHidden/>
    <w:unhideWhenUsed/>
    <w:rsid w:val="00FD74CB"/>
    <w:rPr>
      <w:color w:val="0000FF"/>
      <w:u w:val="single"/>
    </w:rPr>
  </w:style>
  <w:style w:type="character" w:styleId="CommentReference">
    <w:name w:val="annotation reference"/>
    <w:basedOn w:val="DefaultParagraphFont"/>
    <w:uiPriority w:val="99"/>
    <w:semiHidden/>
    <w:unhideWhenUsed/>
    <w:rsid w:val="000B2EBA"/>
    <w:rPr>
      <w:sz w:val="16"/>
      <w:szCs w:val="16"/>
    </w:rPr>
  </w:style>
  <w:style w:type="paragraph" w:styleId="CommentText">
    <w:name w:val="annotation text"/>
    <w:basedOn w:val="Normal"/>
    <w:link w:val="CommentTextChar"/>
    <w:uiPriority w:val="99"/>
    <w:unhideWhenUsed/>
    <w:rsid w:val="000B2EBA"/>
    <w:pPr>
      <w:spacing w:line="240" w:lineRule="auto"/>
    </w:pPr>
    <w:rPr>
      <w:sz w:val="20"/>
      <w:szCs w:val="20"/>
    </w:rPr>
  </w:style>
  <w:style w:type="character" w:styleId="CommentTextChar" w:customStyle="1">
    <w:name w:val="Comment Text Char"/>
    <w:basedOn w:val="DefaultParagraphFont"/>
    <w:link w:val="CommentText"/>
    <w:uiPriority w:val="99"/>
    <w:rsid w:val="000B2EBA"/>
    <w:rPr>
      <w:sz w:val="20"/>
      <w:szCs w:val="20"/>
    </w:rPr>
  </w:style>
  <w:style w:type="paragraph" w:styleId="CommentSubject">
    <w:name w:val="annotation subject"/>
    <w:basedOn w:val="CommentText"/>
    <w:next w:val="CommentText"/>
    <w:link w:val="CommentSubjectChar"/>
    <w:uiPriority w:val="99"/>
    <w:semiHidden/>
    <w:unhideWhenUsed/>
    <w:rsid w:val="000B2EBA"/>
    <w:rPr>
      <w:b/>
      <w:bCs/>
    </w:rPr>
  </w:style>
  <w:style w:type="character" w:styleId="CommentSubjectChar" w:customStyle="1">
    <w:name w:val="Comment Subject Char"/>
    <w:basedOn w:val="CommentTextChar"/>
    <w:link w:val="CommentSubject"/>
    <w:uiPriority w:val="99"/>
    <w:semiHidden/>
    <w:rsid w:val="000B2EB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1077">
      <w:bodyDiv w:val="1"/>
      <w:marLeft w:val="0"/>
      <w:marRight w:val="0"/>
      <w:marTop w:val="0"/>
      <w:marBottom w:val="0"/>
      <w:divBdr>
        <w:top w:val="none" w:sz="0" w:space="0" w:color="auto"/>
        <w:left w:val="none" w:sz="0" w:space="0" w:color="auto"/>
        <w:bottom w:val="none" w:sz="0" w:space="0" w:color="auto"/>
        <w:right w:val="none" w:sz="0" w:space="0" w:color="auto"/>
      </w:divBdr>
    </w:div>
    <w:div w:id="113133984">
      <w:bodyDiv w:val="1"/>
      <w:marLeft w:val="0"/>
      <w:marRight w:val="0"/>
      <w:marTop w:val="0"/>
      <w:marBottom w:val="0"/>
      <w:divBdr>
        <w:top w:val="none" w:sz="0" w:space="0" w:color="auto"/>
        <w:left w:val="none" w:sz="0" w:space="0" w:color="auto"/>
        <w:bottom w:val="none" w:sz="0" w:space="0" w:color="auto"/>
        <w:right w:val="none" w:sz="0" w:space="0" w:color="auto"/>
      </w:divBdr>
      <w:divsChild>
        <w:div w:id="979000887">
          <w:marLeft w:val="0"/>
          <w:marRight w:val="0"/>
          <w:marTop w:val="0"/>
          <w:marBottom w:val="0"/>
          <w:divBdr>
            <w:top w:val="none" w:sz="0" w:space="0" w:color="auto"/>
            <w:left w:val="none" w:sz="0" w:space="0" w:color="auto"/>
            <w:bottom w:val="none" w:sz="0" w:space="0" w:color="auto"/>
            <w:right w:val="none" w:sz="0" w:space="0" w:color="auto"/>
          </w:divBdr>
        </w:div>
      </w:divsChild>
    </w:div>
    <w:div w:id="239755617">
      <w:bodyDiv w:val="1"/>
      <w:marLeft w:val="0"/>
      <w:marRight w:val="0"/>
      <w:marTop w:val="0"/>
      <w:marBottom w:val="0"/>
      <w:divBdr>
        <w:top w:val="none" w:sz="0" w:space="0" w:color="auto"/>
        <w:left w:val="none" w:sz="0" w:space="0" w:color="auto"/>
        <w:bottom w:val="none" w:sz="0" w:space="0" w:color="auto"/>
        <w:right w:val="none" w:sz="0" w:space="0" w:color="auto"/>
      </w:divBdr>
    </w:div>
    <w:div w:id="323121538">
      <w:bodyDiv w:val="1"/>
      <w:marLeft w:val="0"/>
      <w:marRight w:val="0"/>
      <w:marTop w:val="0"/>
      <w:marBottom w:val="0"/>
      <w:divBdr>
        <w:top w:val="none" w:sz="0" w:space="0" w:color="auto"/>
        <w:left w:val="none" w:sz="0" w:space="0" w:color="auto"/>
        <w:bottom w:val="none" w:sz="0" w:space="0" w:color="auto"/>
        <w:right w:val="none" w:sz="0" w:space="0" w:color="auto"/>
      </w:divBdr>
      <w:divsChild>
        <w:div w:id="419300229">
          <w:marLeft w:val="0"/>
          <w:marRight w:val="0"/>
          <w:marTop w:val="0"/>
          <w:marBottom w:val="0"/>
          <w:divBdr>
            <w:top w:val="none" w:sz="0" w:space="0" w:color="auto"/>
            <w:left w:val="none" w:sz="0" w:space="0" w:color="auto"/>
            <w:bottom w:val="none" w:sz="0" w:space="0" w:color="auto"/>
            <w:right w:val="none" w:sz="0" w:space="0" w:color="auto"/>
          </w:divBdr>
        </w:div>
      </w:divsChild>
    </w:div>
    <w:div w:id="398286692">
      <w:bodyDiv w:val="1"/>
      <w:marLeft w:val="0"/>
      <w:marRight w:val="0"/>
      <w:marTop w:val="0"/>
      <w:marBottom w:val="0"/>
      <w:divBdr>
        <w:top w:val="none" w:sz="0" w:space="0" w:color="auto"/>
        <w:left w:val="none" w:sz="0" w:space="0" w:color="auto"/>
        <w:bottom w:val="none" w:sz="0" w:space="0" w:color="auto"/>
        <w:right w:val="none" w:sz="0" w:space="0" w:color="auto"/>
      </w:divBdr>
      <w:divsChild>
        <w:div w:id="2144274650">
          <w:marLeft w:val="0"/>
          <w:marRight w:val="0"/>
          <w:marTop w:val="0"/>
          <w:marBottom w:val="0"/>
          <w:divBdr>
            <w:top w:val="none" w:sz="0" w:space="0" w:color="auto"/>
            <w:left w:val="none" w:sz="0" w:space="0" w:color="auto"/>
            <w:bottom w:val="none" w:sz="0" w:space="0" w:color="auto"/>
            <w:right w:val="none" w:sz="0" w:space="0" w:color="auto"/>
          </w:divBdr>
        </w:div>
      </w:divsChild>
    </w:div>
    <w:div w:id="529881818">
      <w:bodyDiv w:val="1"/>
      <w:marLeft w:val="0"/>
      <w:marRight w:val="0"/>
      <w:marTop w:val="0"/>
      <w:marBottom w:val="0"/>
      <w:divBdr>
        <w:top w:val="none" w:sz="0" w:space="0" w:color="auto"/>
        <w:left w:val="none" w:sz="0" w:space="0" w:color="auto"/>
        <w:bottom w:val="none" w:sz="0" w:space="0" w:color="auto"/>
        <w:right w:val="none" w:sz="0" w:space="0" w:color="auto"/>
      </w:divBdr>
    </w:div>
    <w:div w:id="533346342">
      <w:bodyDiv w:val="1"/>
      <w:marLeft w:val="0"/>
      <w:marRight w:val="0"/>
      <w:marTop w:val="0"/>
      <w:marBottom w:val="0"/>
      <w:divBdr>
        <w:top w:val="none" w:sz="0" w:space="0" w:color="auto"/>
        <w:left w:val="none" w:sz="0" w:space="0" w:color="auto"/>
        <w:bottom w:val="none" w:sz="0" w:space="0" w:color="auto"/>
        <w:right w:val="none" w:sz="0" w:space="0" w:color="auto"/>
      </w:divBdr>
      <w:divsChild>
        <w:div w:id="1753967007">
          <w:marLeft w:val="0"/>
          <w:marRight w:val="0"/>
          <w:marTop w:val="0"/>
          <w:marBottom w:val="0"/>
          <w:divBdr>
            <w:top w:val="none" w:sz="0" w:space="0" w:color="auto"/>
            <w:left w:val="none" w:sz="0" w:space="0" w:color="auto"/>
            <w:bottom w:val="none" w:sz="0" w:space="0" w:color="auto"/>
            <w:right w:val="none" w:sz="0" w:space="0" w:color="auto"/>
          </w:divBdr>
        </w:div>
      </w:divsChild>
    </w:div>
    <w:div w:id="538708418">
      <w:bodyDiv w:val="1"/>
      <w:marLeft w:val="0"/>
      <w:marRight w:val="0"/>
      <w:marTop w:val="0"/>
      <w:marBottom w:val="0"/>
      <w:divBdr>
        <w:top w:val="none" w:sz="0" w:space="0" w:color="auto"/>
        <w:left w:val="none" w:sz="0" w:space="0" w:color="auto"/>
        <w:bottom w:val="none" w:sz="0" w:space="0" w:color="auto"/>
        <w:right w:val="none" w:sz="0" w:space="0" w:color="auto"/>
      </w:divBdr>
    </w:div>
    <w:div w:id="648944595">
      <w:bodyDiv w:val="1"/>
      <w:marLeft w:val="0"/>
      <w:marRight w:val="0"/>
      <w:marTop w:val="0"/>
      <w:marBottom w:val="0"/>
      <w:divBdr>
        <w:top w:val="none" w:sz="0" w:space="0" w:color="auto"/>
        <w:left w:val="none" w:sz="0" w:space="0" w:color="auto"/>
        <w:bottom w:val="none" w:sz="0" w:space="0" w:color="auto"/>
        <w:right w:val="none" w:sz="0" w:space="0" w:color="auto"/>
      </w:divBdr>
    </w:div>
    <w:div w:id="750664498">
      <w:bodyDiv w:val="1"/>
      <w:marLeft w:val="0"/>
      <w:marRight w:val="0"/>
      <w:marTop w:val="0"/>
      <w:marBottom w:val="0"/>
      <w:divBdr>
        <w:top w:val="none" w:sz="0" w:space="0" w:color="auto"/>
        <w:left w:val="none" w:sz="0" w:space="0" w:color="auto"/>
        <w:bottom w:val="none" w:sz="0" w:space="0" w:color="auto"/>
        <w:right w:val="none" w:sz="0" w:space="0" w:color="auto"/>
      </w:divBdr>
      <w:divsChild>
        <w:div w:id="1786775964">
          <w:marLeft w:val="0"/>
          <w:marRight w:val="0"/>
          <w:marTop w:val="0"/>
          <w:marBottom w:val="0"/>
          <w:divBdr>
            <w:top w:val="none" w:sz="0" w:space="0" w:color="auto"/>
            <w:left w:val="none" w:sz="0" w:space="0" w:color="auto"/>
            <w:bottom w:val="none" w:sz="0" w:space="0" w:color="auto"/>
            <w:right w:val="none" w:sz="0" w:space="0" w:color="auto"/>
          </w:divBdr>
        </w:div>
      </w:divsChild>
    </w:div>
    <w:div w:id="789906797">
      <w:bodyDiv w:val="1"/>
      <w:marLeft w:val="0"/>
      <w:marRight w:val="0"/>
      <w:marTop w:val="0"/>
      <w:marBottom w:val="0"/>
      <w:divBdr>
        <w:top w:val="none" w:sz="0" w:space="0" w:color="auto"/>
        <w:left w:val="none" w:sz="0" w:space="0" w:color="auto"/>
        <w:bottom w:val="none" w:sz="0" w:space="0" w:color="auto"/>
        <w:right w:val="none" w:sz="0" w:space="0" w:color="auto"/>
      </w:divBdr>
      <w:divsChild>
        <w:div w:id="1310791779">
          <w:marLeft w:val="0"/>
          <w:marRight w:val="0"/>
          <w:marTop w:val="0"/>
          <w:marBottom w:val="0"/>
          <w:divBdr>
            <w:top w:val="none" w:sz="0" w:space="0" w:color="auto"/>
            <w:left w:val="none" w:sz="0" w:space="0" w:color="auto"/>
            <w:bottom w:val="none" w:sz="0" w:space="0" w:color="auto"/>
            <w:right w:val="none" w:sz="0" w:space="0" w:color="auto"/>
          </w:divBdr>
        </w:div>
      </w:divsChild>
    </w:div>
    <w:div w:id="897594230">
      <w:bodyDiv w:val="1"/>
      <w:marLeft w:val="0"/>
      <w:marRight w:val="0"/>
      <w:marTop w:val="0"/>
      <w:marBottom w:val="0"/>
      <w:divBdr>
        <w:top w:val="none" w:sz="0" w:space="0" w:color="auto"/>
        <w:left w:val="none" w:sz="0" w:space="0" w:color="auto"/>
        <w:bottom w:val="none" w:sz="0" w:space="0" w:color="auto"/>
        <w:right w:val="none" w:sz="0" w:space="0" w:color="auto"/>
      </w:divBdr>
    </w:div>
    <w:div w:id="907692553">
      <w:bodyDiv w:val="1"/>
      <w:marLeft w:val="0"/>
      <w:marRight w:val="0"/>
      <w:marTop w:val="0"/>
      <w:marBottom w:val="0"/>
      <w:divBdr>
        <w:top w:val="none" w:sz="0" w:space="0" w:color="auto"/>
        <w:left w:val="none" w:sz="0" w:space="0" w:color="auto"/>
        <w:bottom w:val="none" w:sz="0" w:space="0" w:color="auto"/>
        <w:right w:val="none" w:sz="0" w:space="0" w:color="auto"/>
      </w:divBdr>
    </w:div>
    <w:div w:id="1000817890">
      <w:bodyDiv w:val="1"/>
      <w:marLeft w:val="0"/>
      <w:marRight w:val="0"/>
      <w:marTop w:val="0"/>
      <w:marBottom w:val="0"/>
      <w:divBdr>
        <w:top w:val="none" w:sz="0" w:space="0" w:color="auto"/>
        <w:left w:val="none" w:sz="0" w:space="0" w:color="auto"/>
        <w:bottom w:val="none" w:sz="0" w:space="0" w:color="auto"/>
        <w:right w:val="none" w:sz="0" w:space="0" w:color="auto"/>
      </w:divBdr>
    </w:div>
    <w:div w:id="1039932843">
      <w:bodyDiv w:val="1"/>
      <w:marLeft w:val="0"/>
      <w:marRight w:val="0"/>
      <w:marTop w:val="0"/>
      <w:marBottom w:val="0"/>
      <w:divBdr>
        <w:top w:val="none" w:sz="0" w:space="0" w:color="auto"/>
        <w:left w:val="none" w:sz="0" w:space="0" w:color="auto"/>
        <w:bottom w:val="none" w:sz="0" w:space="0" w:color="auto"/>
        <w:right w:val="none" w:sz="0" w:space="0" w:color="auto"/>
      </w:divBdr>
    </w:div>
    <w:div w:id="1054545992">
      <w:bodyDiv w:val="1"/>
      <w:marLeft w:val="0"/>
      <w:marRight w:val="0"/>
      <w:marTop w:val="0"/>
      <w:marBottom w:val="0"/>
      <w:divBdr>
        <w:top w:val="none" w:sz="0" w:space="0" w:color="auto"/>
        <w:left w:val="none" w:sz="0" w:space="0" w:color="auto"/>
        <w:bottom w:val="none" w:sz="0" w:space="0" w:color="auto"/>
        <w:right w:val="none" w:sz="0" w:space="0" w:color="auto"/>
      </w:divBdr>
      <w:divsChild>
        <w:div w:id="1645813300">
          <w:marLeft w:val="0"/>
          <w:marRight w:val="0"/>
          <w:marTop w:val="0"/>
          <w:marBottom w:val="0"/>
          <w:divBdr>
            <w:top w:val="none" w:sz="0" w:space="0" w:color="auto"/>
            <w:left w:val="none" w:sz="0" w:space="0" w:color="auto"/>
            <w:bottom w:val="none" w:sz="0" w:space="0" w:color="auto"/>
            <w:right w:val="none" w:sz="0" w:space="0" w:color="auto"/>
          </w:divBdr>
        </w:div>
      </w:divsChild>
    </w:div>
    <w:div w:id="1214538112">
      <w:bodyDiv w:val="1"/>
      <w:marLeft w:val="0"/>
      <w:marRight w:val="0"/>
      <w:marTop w:val="0"/>
      <w:marBottom w:val="0"/>
      <w:divBdr>
        <w:top w:val="none" w:sz="0" w:space="0" w:color="auto"/>
        <w:left w:val="none" w:sz="0" w:space="0" w:color="auto"/>
        <w:bottom w:val="none" w:sz="0" w:space="0" w:color="auto"/>
        <w:right w:val="none" w:sz="0" w:space="0" w:color="auto"/>
      </w:divBdr>
      <w:divsChild>
        <w:div w:id="102503567">
          <w:marLeft w:val="0"/>
          <w:marRight w:val="0"/>
          <w:marTop w:val="0"/>
          <w:marBottom w:val="0"/>
          <w:divBdr>
            <w:top w:val="none" w:sz="0" w:space="0" w:color="auto"/>
            <w:left w:val="none" w:sz="0" w:space="0" w:color="auto"/>
            <w:bottom w:val="none" w:sz="0" w:space="0" w:color="auto"/>
            <w:right w:val="none" w:sz="0" w:space="0" w:color="auto"/>
          </w:divBdr>
        </w:div>
      </w:divsChild>
    </w:div>
    <w:div w:id="1386415014">
      <w:bodyDiv w:val="1"/>
      <w:marLeft w:val="0"/>
      <w:marRight w:val="0"/>
      <w:marTop w:val="0"/>
      <w:marBottom w:val="0"/>
      <w:divBdr>
        <w:top w:val="none" w:sz="0" w:space="0" w:color="auto"/>
        <w:left w:val="none" w:sz="0" w:space="0" w:color="auto"/>
        <w:bottom w:val="none" w:sz="0" w:space="0" w:color="auto"/>
        <w:right w:val="none" w:sz="0" w:space="0" w:color="auto"/>
      </w:divBdr>
    </w:div>
    <w:div w:id="1737044606">
      <w:bodyDiv w:val="1"/>
      <w:marLeft w:val="0"/>
      <w:marRight w:val="0"/>
      <w:marTop w:val="0"/>
      <w:marBottom w:val="0"/>
      <w:divBdr>
        <w:top w:val="none" w:sz="0" w:space="0" w:color="auto"/>
        <w:left w:val="none" w:sz="0" w:space="0" w:color="auto"/>
        <w:bottom w:val="none" w:sz="0" w:space="0" w:color="auto"/>
        <w:right w:val="none" w:sz="0" w:space="0" w:color="auto"/>
      </w:divBdr>
    </w:div>
    <w:div w:id="1768112023">
      <w:bodyDiv w:val="1"/>
      <w:marLeft w:val="0"/>
      <w:marRight w:val="0"/>
      <w:marTop w:val="0"/>
      <w:marBottom w:val="0"/>
      <w:divBdr>
        <w:top w:val="none" w:sz="0" w:space="0" w:color="auto"/>
        <w:left w:val="none" w:sz="0" w:space="0" w:color="auto"/>
        <w:bottom w:val="none" w:sz="0" w:space="0" w:color="auto"/>
        <w:right w:val="none" w:sz="0" w:space="0" w:color="auto"/>
      </w:divBdr>
      <w:divsChild>
        <w:div w:id="1890071915">
          <w:marLeft w:val="0"/>
          <w:marRight w:val="0"/>
          <w:marTop w:val="0"/>
          <w:marBottom w:val="0"/>
          <w:divBdr>
            <w:top w:val="none" w:sz="0" w:space="0" w:color="auto"/>
            <w:left w:val="none" w:sz="0" w:space="0" w:color="auto"/>
            <w:bottom w:val="none" w:sz="0" w:space="0" w:color="auto"/>
            <w:right w:val="none" w:sz="0" w:space="0" w:color="auto"/>
          </w:divBdr>
        </w:div>
      </w:divsChild>
    </w:div>
    <w:div w:id="1816289081">
      <w:bodyDiv w:val="1"/>
      <w:marLeft w:val="0"/>
      <w:marRight w:val="0"/>
      <w:marTop w:val="0"/>
      <w:marBottom w:val="0"/>
      <w:divBdr>
        <w:top w:val="none" w:sz="0" w:space="0" w:color="auto"/>
        <w:left w:val="none" w:sz="0" w:space="0" w:color="auto"/>
        <w:bottom w:val="none" w:sz="0" w:space="0" w:color="auto"/>
        <w:right w:val="none" w:sz="0" w:space="0" w:color="auto"/>
      </w:divBdr>
      <w:divsChild>
        <w:div w:id="1483037875">
          <w:marLeft w:val="0"/>
          <w:marRight w:val="0"/>
          <w:marTop w:val="0"/>
          <w:marBottom w:val="0"/>
          <w:divBdr>
            <w:top w:val="none" w:sz="0" w:space="0" w:color="auto"/>
            <w:left w:val="none" w:sz="0" w:space="0" w:color="auto"/>
            <w:bottom w:val="none" w:sz="0" w:space="0" w:color="auto"/>
            <w:right w:val="none" w:sz="0" w:space="0" w:color="auto"/>
          </w:divBdr>
        </w:div>
      </w:divsChild>
    </w:div>
    <w:div w:id="1871062582">
      <w:bodyDiv w:val="1"/>
      <w:marLeft w:val="0"/>
      <w:marRight w:val="0"/>
      <w:marTop w:val="0"/>
      <w:marBottom w:val="0"/>
      <w:divBdr>
        <w:top w:val="none" w:sz="0" w:space="0" w:color="auto"/>
        <w:left w:val="none" w:sz="0" w:space="0" w:color="auto"/>
        <w:bottom w:val="none" w:sz="0" w:space="0" w:color="auto"/>
        <w:right w:val="none" w:sz="0" w:space="0" w:color="auto"/>
      </w:divBdr>
    </w:div>
    <w:div w:id="1945527462">
      <w:bodyDiv w:val="1"/>
      <w:marLeft w:val="0"/>
      <w:marRight w:val="0"/>
      <w:marTop w:val="0"/>
      <w:marBottom w:val="0"/>
      <w:divBdr>
        <w:top w:val="none" w:sz="0" w:space="0" w:color="auto"/>
        <w:left w:val="none" w:sz="0" w:space="0" w:color="auto"/>
        <w:bottom w:val="none" w:sz="0" w:space="0" w:color="auto"/>
        <w:right w:val="none" w:sz="0" w:space="0" w:color="auto"/>
      </w:divBdr>
      <w:divsChild>
        <w:div w:id="9185188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hyperlink" Target="https://media.istockphoto.com/id/521573873/vector/unknown-person-silhouette-whith-blue-tie.jpg?s=2048x2048&amp;w=is&amp;k=20&amp;c=cjOrS4d7gV46uXDx9iWH5n5uSEF6hhZ6Gebbp5j6USI="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4022FDEA1144E4DA0E0792E8E86BB97" ma:contentTypeVersion="15" ma:contentTypeDescription="Opret et nyt dokument." ma:contentTypeScope="" ma:versionID="28e8596168a31da8b445f2f97b0e34ab">
  <xsd:schema xmlns:xsd="http://www.w3.org/2001/XMLSchema" xmlns:xs="http://www.w3.org/2001/XMLSchema" xmlns:p="http://schemas.microsoft.com/office/2006/metadata/properties" xmlns:ns3="2df73cbd-a470-4c26-8ab0-de983ba5ca30" xmlns:ns4="66090fac-aeb1-4d01-8f2a-f785eda69596" targetNamespace="http://schemas.microsoft.com/office/2006/metadata/properties" ma:root="true" ma:fieldsID="dbe72a0f93ebb31e92fbed2375b6c2b2" ns3:_="" ns4:_="">
    <xsd:import namespace="2df73cbd-a470-4c26-8ab0-de983ba5ca30"/>
    <xsd:import namespace="66090fac-aeb1-4d01-8f2a-f785eda6959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f73cbd-a470-4c26-8ab0-de983ba5ca3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6090fac-aeb1-4d01-8f2a-f785eda69596" elementFormDefault="qualified">
    <xsd:import namespace="http://schemas.microsoft.com/office/2006/documentManagement/types"/>
    <xsd:import namespace="http://schemas.microsoft.com/office/infopath/2007/PartnerControls"/>
    <xsd:element name="SharedWithUsers" ma:index="13"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lt med detaljer" ma:internalName="SharedWithDetails" ma:readOnly="true">
      <xsd:simpleType>
        <xsd:restriction base="dms:Note">
          <xsd:maxLength value="255"/>
        </xsd:restriction>
      </xsd:simpleType>
    </xsd:element>
    <xsd:element name="SharingHintHash" ma:index="15" nillable="true" ma:displayName="Hashværdi for deling"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2df73cbd-a470-4c26-8ab0-de983ba5ca3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6633ED-A447-439A-BEB9-BA28DF9B74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f73cbd-a470-4c26-8ab0-de983ba5ca30"/>
    <ds:schemaRef ds:uri="66090fac-aeb1-4d01-8f2a-f785eda695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D85DDB-2996-43E5-8A1B-284F25A61E98}">
  <ds:schemaRefs>
    <ds:schemaRef ds:uri="http://schemas.openxmlformats.org/officeDocument/2006/bibliography"/>
  </ds:schemaRefs>
</ds:datastoreItem>
</file>

<file path=customXml/itemProps3.xml><?xml version="1.0" encoding="utf-8"?>
<ds:datastoreItem xmlns:ds="http://schemas.openxmlformats.org/officeDocument/2006/customXml" ds:itemID="{7FF63DEE-9BB1-4A15-8A37-3E439934B9B2}">
  <ds:schemaRefs>
    <ds:schemaRef ds:uri="http://schemas.microsoft.com/office/2006/metadata/properties"/>
    <ds:schemaRef ds:uri="http://schemas.microsoft.com/office/infopath/2007/PartnerControls"/>
    <ds:schemaRef ds:uri="2df73cbd-a470-4c26-8ab0-de983ba5ca30"/>
  </ds:schemaRefs>
</ds:datastoreItem>
</file>

<file path=customXml/itemProps4.xml><?xml version="1.0" encoding="utf-8"?>
<ds:datastoreItem xmlns:ds="http://schemas.openxmlformats.org/officeDocument/2006/customXml" ds:itemID="{DACB9D82-DD86-438A-A2E4-DD2A67868A7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Troels Mortensen (TRMO) | VIA</dc:creator>
  <keywords/>
  <dc:description/>
  <lastModifiedBy>Sneha Koirala (345788)</lastModifiedBy>
  <revision>1394</revision>
  <dcterms:created xsi:type="dcterms:W3CDTF">2023-03-30T11:06:00.0000000Z</dcterms:created>
  <dcterms:modified xsi:type="dcterms:W3CDTF">2026-02-03T07:55:33.0350211Z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0x01010064022FDEA1144E4DA0E0792E8E86BB97</vt:lpwstr>
  </property>
</Properties>
</file>